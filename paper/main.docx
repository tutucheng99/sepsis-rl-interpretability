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8B2F2B" w14:textId="244D8FEA" w:rsidR="00DD03A0" w:rsidRPr="00DD03A0" w:rsidRDefault="00DD03A0" w:rsidP="00E4706F">
      <w:pPr>
        <w:rPr>
          <w:rFonts w:ascii="Times New Roman" w:eastAsia="Microsoft YaHei" w:hAnsi="Times New Roman" w:cs="Times New Roman"/>
          <w:b/>
          <w:bCs/>
          <w:i/>
          <w:iCs/>
          <w:sz w:val="28"/>
          <w:szCs w:val="28"/>
        </w:rPr>
      </w:pPr>
      <w:bookmarkStart w:id="0" w:name="_Hlk183008020"/>
      <w:r w:rsidRPr="00DD03A0">
        <w:rPr>
          <w:rFonts w:ascii="Times New Roman" w:eastAsia="Microsoft YaHei" w:hAnsi="Times New Roman" w:cs="Times New Roman"/>
          <w:b/>
          <w:bCs/>
          <w:i/>
          <w:iCs/>
          <w:sz w:val="28"/>
          <w:szCs w:val="28"/>
        </w:rPr>
        <w:t>Original Research Article</w:t>
      </w:r>
    </w:p>
    <w:p w14:paraId="7AB1020D" w14:textId="15FCD497" w:rsidR="00073F58" w:rsidRPr="00DD03A0" w:rsidRDefault="00A2615E" w:rsidP="00E4706F">
      <w:pPr>
        <w:pBdr>
          <w:bottom w:val="single" w:sz="6" w:space="1" w:color="auto"/>
        </w:pBdr>
        <w:spacing w:line="360" w:lineRule="auto"/>
        <w:rPr>
          <w:rFonts w:ascii="Times New Roman" w:eastAsia="Microsoft YaHei" w:hAnsi="Times New Roman" w:cs="Times New Roman"/>
          <w:b/>
          <w:bCs/>
          <w:sz w:val="32"/>
          <w:szCs w:val="32"/>
          <w:lang w:val="en-GB"/>
        </w:rPr>
      </w:pPr>
      <w:r w:rsidRPr="00DD03A0">
        <w:rPr>
          <w:rFonts w:ascii="Times New Roman" w:eastAsia="Microsoft YaHei" w:hAnsi="Times New Roman" w:cs="Times New Roman"/>
          <w:b/>
          <w:bCs/>
          <w:sz w:val="32"/>
          <w:szCs w:val="32"/>
          <w:lang w:val="en-GB"/>
        </w:rPr>
        <w:t>Performance and Interpretability Trade-</w:t>
      </w:r>
      <w:r w:rsidR="00DD03A0" w:rsidRPr="00DD03A0">
        <w:rPr>
          <w:rFonts w:ascii="Times New Roman" w:eastAsia="Microsoft YaHei" w:hAnsi="Times New Roman" w:cs="Times New Roman"/>
          <w:b/>
          <w:bCs/>
          <w:sz w:val="32"/>
          <w:szCs w:val="32"/>
          <w:lang w:val="en-GB"/>
        </w:rPr>
        <w:t xml:space="preserve">Oﬀs </w:t>
      </w:r>
      <w:r w:rsidRPr="00DD03A0">
        <w:rPr>
          <w:rFonts w:ascii="Times New Roman" w:eastAsia="Microsoft YaHei" w:hAnsi="Times New Roman" w:cs="Times New Roman"/>
          <w:b/>
          <w:bCs/>
          <w:sz w:val="32"/>
          <w:szCs w:val="32"/>
          <w:lang w:val="en-GB"/>
        </w:rPr>
        <w:t>in</w:t>
      </w:r>
      <w:r w:rsidR="00DD03A0">
        <w:rPr>
          <w:rFonts w:ascii="Times New Roman" w:eastAsia="Microsoft YaHei" w:hAnsi="Times New Roman" w:cs="Times New Roman" w:hint="eastAsia"/>
          <w:b/>
          <w:bCs/>
          <w:sz w:val="32"/>
          <w:szCs w:val="32"/>
          <w:lang w:val="en-GB"/>
        </w:rPr>
        <w:t xml:space="preserve"> </w:t>
      </w:r>
      <w:r w:rsidRPr="00DD03A0">
        <w:rPr>
          <w:rFonts w:ascii="Times New Roman" w:eastAsia="Microsoft YaHei" w:hAnsi="Times New Roman" w:cs="Times New Roman"/>
          <w:b/>
          <w:bCs/>
          <w:sz w:val="32"/>
          <w:szCs w:val="32"/>
          <w:lang w:val="en-GB"/>
        </w:rPr>
        <w:t>Reinforcement Learning for Sepsis Treatment:</w:t>
      </w:r>
      <w:r w:rsidR="00DD03A0">
        <w:rPr>
          <w:rFonts w:ascii="Times New Roman" w:eastAsia="Microsoft YaHei" w:hAnsi="Times New Roman" w:cs="Times New Roman" w:hint="eastAsia"/>
          <w:b/>
          <w:bCs/>
          <w:sz w:val="32"/>
          <w:szCs w:val="32"/>
          <w:lang w:val="en-GB"/>
        </w:rPr>
        <w:t xml:space="preserve"> </w:t>
      </w:r>
      <w:r w:rsidRPr="00DD03A0">
        <w:rPr>
          <w:rFonts w:ascii="Times New Roman" w:eastAsia="Microsoft YaHei" w:hAnsi="Times New Roman" w:cs="Times New Roman"/>
          <w:b/>
          <w:bCs/>
          <w:sz w:val="32"/>
          <w:szCs w:val="32"/>
          <w:lang w:val="en-GB"/>
        </w:rPr>
        <w:t>Comparing Oﬄine and Online Approaches</w:t>
      </w:r>
    </w:p>
    <w:p w14:paraId="28244750" w14:textId="37F3D2F3" w:rsidR="00DD03A0" w:rsidRPr="009872CF" w:rsidRDefault="00DD03A0" w:rsidP="00E4706F">
      <w:pPr>
        <w:pBdr>
          <w:bottom w:val="none" w:sz="0" w:space="1" w:color="auto"/>
        </w:pBdr>
        <w:spacing w:line="360" w:lineRule="auto"/>
        <w:rPr>
          <w:rFonts w:ascii="Times New Roman" w:eastAsia="Microsoft YaHei" w:hAnsi="Times New Roman" w:cs="Times New Roman"/>
          <w:kern w:val="0"/>
          <w:sz w:val="24"/>
          <w:szCs w:val="24"/>
        </w:rPr>
      </w:pPr>
      <w:r w:rsidRPr="009872CF">
        <w:rPr>
          <w:rFonts w:ascii="Times New Roman" w:eastAsia="Microsoft YaHei" w:hAnsi="Times New Roman" w:cs="Times New Roman"/>
          <w:kern w:val="0"/>
          <w:sz w:val="24"/>
          <w:szCs w:val="24"/>
        </w:rPr>
        <w:t>Zhiyu Cheng</w:t>
      </w:r>
      <w:r w:rsidRPr="009872CF">
        <w:rPr>
          <w:rFonts w:ascii="Times New Roman" w:eastAsia="Microsoft YaHei" w:hAnsi="Times New Roman" w:cs="Times New Roman"/>
          <w:kern w:val="0"/>
          <w:sz w:val="24"/>
          <w:szCs w:val="24"/>
          <w:vertAlign w:val="superscript"/>
        </w:rPr>
        <w:t>*</w:t>
      </w:r>
      <w:r w:rsidRPr="009872CF">
        <w:rPr>
          <w:rFonts w:ascii="Times New Roman" w:eastAsia="Microsoft YaHei" w:hAnsi="Times New Roman" w:cs="Times New Roman"/>
          <w:kern w:val="0"/>
          <w:sz w:val="24"/>
          <w:szCs w:val="24"/>
        </w:rPr>
        <w:t xml:space="preserve">, </w:t>
      </w:r>
      <w:proofErr w:type="spellStart"/>
      <w:r w:rsidRPr="009872CF">
        <w:rPr>
          <w:rFonts w:ascii="Times New Roman" w:eastAsia="Microsoft YaHei" w:hAnsi="Times New Roman" w:cs="Times New Roman"/>
          <w:kern w:val="0"/>
          <w:sz w:val="24"/>
          <w:szCs w:val="24"/>
        </w:rPr>
        <w:t>Chuanhui</w:t>
      </w:r>
      <w:proofErr w:type="spellEnd"/>
      <w:r w:rsidRPr="009872CF">
        <w:rPr>
          <w:rFonts w:ascii="Times New Roman" w:eastAsia="Microsoft YaHei" w:hAnsi="Times New Roman" w:cs="Times New Roman"/>
          <w:kern w:val="0"/>
          <w:sz w:val="24"/>
          <w:szCs w:val="24"/>
        </w:rPr>
        <w:t xml:space="preserve"> Peng, </w:t>
      </w:r>
      <w:proofErr w:type="spellStart"/>
      <w:r w:rsidRPr="009872CF">
        <w:rPr>
          <w:rFonts w:ascii="Times New Roman" w:eastAsia="Microsoft YaHei" w:hAnsi="Times New Roman" w:cs="Times New Roman"/>
          <w:kern w:val="0"/>
          <w:sz w:val="24"/>
          <w:szCs w:val="24"/>
        </w:rPr>
        <w:t>Yalun</w:t>
      </w:r>
      <w:proofErr w:type="spellEnd"/>
      <w:r w:rsidRPr="009872CF">
        <w:rPr>
          <w:rFonts w:ascii="Times New Roman" w:eastAsia="Microsoft YaHei" w:hAnsi="Times New Roman" w:cs="Times New Roman"/>
          <w:kern w:val="0"/>
          <w:sz w:val="24"/>
          <w:szCs w:val="24"/>
        </w:rPr>
        <w:t xml:space="preserve"> Ding</w:t>
      </w:r>
    </w:p>
    <w:p w14:paraId="2626C22C" w14:textId="6E0E9D0F" w:rsidR="00DD03A0" w:rsidRPr="009872CF" w:rsidRDefault="0084091C" w:rsidP="00E4706F">
      <w:pPr>
        <w:pBdr>
          <w:bottom w:val="none" w:sz="0" w:space="1" w:color="auto"/>
        </w:pBdr>
        <w:spacing w:line="360" w:lineRule="auto"/>
        <w:rPr>
          <w:rFonts w:ascii="Times New Roman" w:eastAsia="Microsoft YaHei" w:hAnsi="Times New Roman" w:cs="Times New Roman"/>
          <w:kern w:val="0"/>
          <w:sz w:val="24"/>
          <w:szCs w:val="24"/>
        </w:rPr>
      </w:pPr>
      <w:r>
        <w:rPr>
          <w:rFonts w:ascii="Times New Roman" w:eastAsia="Microsoft YaHei" w:hAnsi="Times New Roman" w:cs="Times New Roman" w:hint="eastAsia"/>
          <w:kern w:val="0"/>
          <w:sz w:val="24"/>
          <w:szCs w:val="24"/>
        </w:rPr>
        <w:t xml:space="preserve">Department of Statistics, Columbian College of Arts and Sciences, </w:t>
      </w:r>
      <w:r w:rsidR="00DD03A0" w:rsidRPr="009872CF">
        <w:rPr>
          <w:rFonts w:ascii="Times New Roman" w:eastAsia="Microsoft YaHei" w:hAnsi="Times New Roman" w:cs="Times New Roman"/>
          <w:kern w:val="0"/>
          <w:sz w:val="24"/>
          <w:szCs w:val="24"/>
        </w:rPr>
        <w:t>George Washington University</w:t>
      </w:r>
      <w:r w:rsidR="00DD03A0" w:rsidRPr="009872CF">
        <w:rPr>
          <w:rFonts w:ascii="Times New Roman" w:eastAsia="Microsoft YaHei" w:hAnsi="Times New Roman" w:cs="Times New Roman" w:hint="eastAsia"/>
          <w:kern w:val="0"/>
          <w:sz w:val="24"/>
          <w:szCs w:val="24"/>
        </w:rPr>
        <w:t xml:space="preserve">, </w:t>
      </w:r>
      <w:r>
        <w:rPr>
          <w:rFonts w:ascii="Times New Roman" w:eastAsia="Microsoft YaHei" w:hAnsi="Times New Roman" w:cs="Times New Roman" w:hint="eastAsia"/>
          <w:kern w:val="0"/>
          <w:sz w:val="24"/>
          <w:szCs w:val="24"/>
        </w:rPr>
        <w:t xml:space="preserve">DC 20052, </w:t>
      </w:r>
      <w:r w:rsidR="00DD03A0" w:rsidRPr="009872CF">
        <w:rPr>
          <w:rFonts w:ascii="Times New Roman" w:eastAsia="Microsoft YaHei" w:hAnsi="Times New Roman" w:cs="Times New Roman" w:hint="eastAsia"/>
          <w:kern w:val="0"/>
          <w:sz w:val="24"/>
          <w:szCs w:val="24"/>
        </w:rPr>
        <w:t>USA</w:t>
      </w:r>
    </w:p>
    <w:p w14:paraId="0D85C9E3" w14:textId="5A51C43D" w:rsidR="00DD03A0" w:rsidRPr="00DD03A0" w:rsidRDefault="00DD03A0" w:rsidP="00E4706F">
      <w:pPr>
        <w:pBdr>
          <w:bottom w:val="none" w:sz="0" w:space="1" w:color="auto"/>
        </w:pBdr>
        <w:spacing w:line="360" w:lineRule="auto"/>
        <w:rPr>
          <w:rFonts w:ascii="Times New Roman" w:eastAsia="Microsoft YaHei" w:hAnsi="Times New Roman" w:cs="Times New Roman"/>
          <w:kern w:val="0"/>
          <w:sz w:val="24"/>
          <w:szCs w:val="24"/>
        </w:rPr>
      </w:pPr>
      <w:r w:rsidRPr="00DD03A0">
        <w:rPr>
          <w:rFonts w:ascii="Times New Roman" w:eastAsia="Microsoft YaHei" w:hAnsi="Times New Roman" w:cs="Times New Roman"/>
          <w:kern w:val="0"/>
          <w:sz w:val="24"/>
          <w:szCs w:val="24"/>
          <w:vertAlign w:val="superscript"/>
        </w:rPr>
        <w:t>*</w:t>
      </w:r>
      <w:r w:rsidRPr="00DD03A0">
        <w:rPr>
          <w:rFonts w:ascii="Times New Roman" w:eastAsia="Microsoft YaHei" w:hAnsi="Times New Roman" w:cs="Times New Roman"/>
          <w:kern w:val="0"/>
          <w:sz w:val="24"/>
          <w:szCs w:val="24"/>
        </w:rPr>
        <w:t xml:space="preserve">Corresponding Author Email: </w:t>
      </w:r>
      <w:hyperlink r:id="rId8" w:history="1">
        <w:r w:rsidRPr="00DD03A0">
          <w:rPr>
            <w:rFonts w:ascii="Times New Roman" w:eastAsia="Microsoft YaHei" w:hAnsi="Times New Roman" w:cs="Times New Roman"/>
            <w:kern w:val="0"/>
            <w:sz w:val="24"/>
            <w:szCs w:val="24"/>
          </w:rPr>
          <w:t>zhiyu.cheng@email.gwu.edu</w:t>
        </w:r>
      </w:hyperlink>
      <w:r w:rsidRPr="00DD03A0">
        <w:rPr>
          <w:rFonts w:ascii="Times New Roman" w:eastAsia="Microsoft YaHei" w:hAnsi="Times New Roman" w:cs="Times New Roman" w:hint="eastAsia"/>
          <w:kern w:val="0"/>
          <w:sz w:val="24"/>
          <w:szCs w:val="24"/>
        </w:rPr>
        <w:t xml:space="preserve"> </w:t>
      </w:r>
    </w:p>
    <w:p w14:paraId="29A7EAF0" w14:textId="53E4EFA7" w:rsidR="00DD03A0" w:rsidRPr="00DD03A0" w:rsidRDefault="00DD03A0" w:rsidP="00E4706F">
      <w:pPr>
        <w:widowControl/>
        <w:rPr>
          <w:rFonts w:ascii="Times New Roman" w:hAnsi="Times New Roman" w:cs="Times New Roman"/>
          <w:b/>
          <w:bCs/>
          <w:kern w:val="44"/>
          <w:szCs w:val="21"/>
        </w:rPr>
      </w:pPr>
      <w:r w:rsidRPr="00DD03A0">
        <w:rPr>
          <w:rFonts w:ascii="Times New Roman" w:hAnsi="Times New Roman" w:cs="Times New Roman"/>
          <w:szCs w:val="21"/>
        </w:rPr>
        <w:br w:type="page"/>
      </w:r>
    </w:p>
    <w:p w14:paraId="288EFBC1" w14:textId="5F610FCC" w:rsidR="00EB3E71" w:rsidRPr="00DD03A0" w:rsidRDefault="00EB3E71" w:rsidP="00E4706F">
      <w:pPr>
        <w:pStyle w:val="1"/>
        <w:spacing w:beforeLines="50" w:before="156" w:afterLines="50" w:after="156" w:line="240" w:lineRule="auto"/>
        <w:rPr>
          <w:rFonts w:eastAsia="Microsoft YaHei" w:cs="Times New Roman"/>
          <w:szCs w:val="32"/>
        </w:rPr>
      </w:pPr>
      <w:r w:rsidRPr="00DD03A0">
        <w:rPr>
          <w:rFonts w:eastAsia="Microsoft YaHei" w:cs="Times New Roman"/>
          <w:szCs w:val="32"/>
        </w:rPr>
        <w:lastRenderedPageBreak/>
        <w:t>Abstract</w:t>
      </w:r>
    </w:p>
    <w:bookmarkEnd w:id="0"/>
    <w:p w14:paraId="71E0BBFA" w14:textId="39B83A3B" w:rsidR="00A2615E" w:rsidRPr="00DD03A0" w:rsidRDefault="00A2615E" w:rsidP="00E4706F">
      <w:pPr>
        <w:rPr>
          <w:rFonts w:ascii="Times New Roman" w:hAnsi="Times New Roman" w:cs="Times New Roman"/>
          <w:szCs w:val="21"/>
        </w:rPr>
      </w:pPr>
      <w:r w:rsidRPr="00DD03A0">
        <w:rPr>
          <w:rFonts w:ascii="Times New Roman" w:hAnsi="Times New Roman" w:cs="Times New Roman"/>
          <w:b/>
          <w:bCs/>
          <w:szCs w:val="21"/>
        </w:rPr>
        <w:t>Background/Objectives</w:t>
      </w:r>
      <w:r w:rsidRPr="00DD03A0">
        <w:rPr>
          <w:rFonts w:ascii="Times New Roman" w:hAnsi="Times New Roman" w:cs="Times New Roman"/>
          <w:szCs w:val="21"/>
        </w:rPr>
        <w:t>: Sepsis is a leading cause of mortality in critical care and is associated with substantial long-term neurological morbidity among survivors. Reinforcement learning offers a route to data-driven treatment policies, but clinical adoption is limited by concerns that interpretability must be sacrificed for performance and that interactive (online) training is inherently superior to learning from static (offline) data. We benchmark these assumptions by comparing outcome performance and quantitative interpretability across offline and online reinforcement learning approaches for sepsis treatment.</w:t>
      </w:r>
      <w:r w:rsidR="00DD03A0">
        <w:rPr>
          <w:rFonts w:ascii="Times New Roman" w:hAnsi="Times New Roman" w:cs="Times New Roman" w:hint="eastAsia"/>
          <w:szCs w:val="21"/>
        </w:rPr>
        <w:t xml:space="preserve"> </w:t>
      </w:r>
      <w:r w:rsidRPr="00DD03A0">
        <w:rPr>
          <w:rFonts w:ascii="Times New Roman" w:hAnsi="Times New Roman" w:cs="Times New Roman"/>
          <w:b/>
          <w:bCs/>
          <w:szCs w:val="21"/>
        </w:rPr>
        <w:t>Methods</w:t>
      </w:r>
      <w:r w:rsidRPr="00DD03A0">
        <w:rPr>
          <w:rFonts w:ascii="Times New Roman" w:hAnsi="Times New Roman" w:cs="Times New Roman"/>
          <w:szCs w:val="21"/>
        </w:rPr>
        <w:t>: Using the gym-sepsis simulator derived from intensive care electronic health records, we trained offline policies with behavior cloning and conservative Q-learning on a fixed dataset of 2,105 simulated episodes (approximately 20,000 transitions) generated by a guideline-inspired heuristic policy. We also trained three online methods (double deep Q-network with attention, double deep Q-network with residual connections, and soft actor-critic) with simulator interaction, and included a vanilla deep Q-network as a baseline trained via interaction. Policies were evaluated on 500 newly sampled episodes per method, reporting overall survival and survival stratified by initial Sequential Organ Failure Assessment severity. Interpretability was quantified via linearly estimated gradients feature-saliency analysis.</w:t>
      </w:r>
      <w:r w:rsidR="00DD03A0">
        <w:rPr>
          <w:rFonts w:ascii="Times New Roman" w:hAnsi="Times New Roman" w:cs="Times New Roman" w:hint="eastAsia"/>
          <w:szCs w:val="21"/>
        </w:rPr>
        <w:t xml:space="preserve"> </w:t>
      </w:r>
      <w:r w:rsidRPr="00DD03A0">
        <w:rPr>
          <w:rFonts w:ascii="Times New Roman" w:hAnsi="Times New Roman" w:cs="Times New Roman"/>
          <w:b/>
          <w:bCs/>
          <w:szCs w:val="21"/>
        </w:rPr>
        <w:t>Results</w:t>
      </w:r>
      <w:r w:rsidRPr="00DD03A0">
        <w:rPr>
          <w:rFonts w:ascii="Times New Roman" w:hAnsi="Times New Roman" w:cs="Times New Roman"/>
          <w:szCs w:val="21"/>
        </w:rPr>
        <w:t>: Survival rates were tightly clustered (94.0%–95.4%) across learned policies, and the random baseline also achieved high survival, indicating limited outcome sensitivity within the simulator. For high-severity episodes (Sequential Organ Failure Assessment score ≥ 11), the attention-based online method reached 90.5% survival, compared with 88.5%–88.6% for conservative Q-learning and behavior cloning, while the vanilla deep Q-network underperformed (84.3%). Interpretability differed substantially: conservative Q-learning produced the strongest saliency signals (maximum saliency 40.06, emphasizing clinically relevant hemodynamic features such as systolic blood pressure), online methods showed intermediate magnitudes (maximum 1.17–3.57), behavior cloning was lower (0.78), and the vanilla deep Q-network was negligible (0.069).</w:t>
      </w:r>
      <w:r w:rsidR="00DD03A0">
        <w:rPr>
          <w:rFonts w:ascii="Times New Roman" w:hAnsi="Times New Roman" w:cs="Times New Roman" w:hint="eastAsia"/>
          <w:szCs w:val="21"/>
        </w:rPr>
        <w:t xml:space="preserve"> </w:t>
      </w:r>
      <w:r w:rsidRPr="00DD03A0">
        <w:rPr>
          <w:rFonts w:ascii="Times New Roman" w:hAnsi="Times New Roman" w:cs="Times New Roman"/>
          <w:b/>
          <w:bCs/>
          <w:szCs w:val="21"/>
        </w:rPr>
        <w:t>Conclusions</w:t>
      </w:r>
      <w:r w:rsidRPr="00DD03A0">
        <w:rPr>
          <w:rFonts w:ascii="Times New Roman" w:hAnsi="Times New Roman" w:cs="Times New Roman"/>
          <w:szCs w:val="21"/>
        </w:rPr>
        <w:t>: In this sepsis treatment simulator, online methods provided at most marginal survival improvements, while conservative offline learning achieved comparable outcomes with markedly stronger and more clinically coherent feature-importance signals and without requiring exploratory interaction during training. These findings support prioritizing conservative offline approaches when safety and explainability are central, while emphasizing that generalization beyond simulation requires prospective validation.</w:t>
      </w:r>
    </w:p>
    <w:p w14:paraId="4883E51D" w14:textId="7664BD81" w:rsidR="00EB3E71" w:rsidRPr="00DD03A0" w:rsidRDefault="00EB3E71" w:rsidP="00E4706F">
      <w:pPr>
        <w:rPr>
          <w:rFonts w:ascii="Times New Roman" w:hAnsi="Times New Roman" w:cs="Times New Roman"/>
          <w:szCs w:val="21"/>
        </w:rPr>
      </w:pPr>
      <w:r w:rsidRPr="00DD03A0">
        <w:rPr>
          <w:rFonts w:ascii="Times New Roman" w:hAnsi="Times New Roman" w:cs="Times New Roman"/>
          <w:b/>
          <w:bCs/>
          <w:szCs w:val="21"/>
        </w:rPr>
        <w:t>Keywords:</w:t>
      </w:r>
      <w:r w:rsidRPr="00DD03A0">
        <w:rPr>
          <w:rFonts w:ascii="Times New Roman" w:hAnsi="Times New Roman" w:cs="Times New Roman"/>
          <w:szCs w:val="21"/>
        </w:rPr>
        <w:t xml:space="preserve"> </w:t>
      </w:r>
      <w:r w:rsidR="00A2615E" w:rsidRPr="00DD03A0">
        <w:rPr>
          <w:rFonts w:ascii="Times New Roman" w:hAnsi="Times New Roman" w:cs="Times New Roman"/>
          <w:szCs w:val="21"/>
        </w:rPr>
        <w:t xml:space="preserve">Reinforcement </w:t>
      </w:r>
      <w:r w:rsidR="005C29AE" w:rsidRPr="00DD03A0">
        <w:rPr>
          <w:rFonts w:ascii="Times New Roman" w:hAnsi="Times New Roman" w:cs="Times New Roman"/>
          <w:szCs w:val="21"/>
        </w:rPr>
        <w:t>learning</w:t>
      </w:r>
      <w:r w:rsidR="00A2615E" w:rsidRPr="00DD03A0">
        <w:rPr>
          <w:rFonts w:ascii="Times New Roman" w:hAnsi="Times New Roman" w:cs="Times New Roman"/>
          <w:szCs w:val="21"/>
        </w:rPr>
        <w:t xml:space="preserve">, Sepsis </w:t>
      </w:r>
      <w:r w:rsidR="005C29AE" w:rsidRPr="00DD03A0">
        <w:rPr>
          <w:rFonts w:ascii="Times New Roman" w:hAnsi="Times New Roman" w:cs="Times New Roman"/>
          <w:szCs w:val="21"/>
        </w:rPr>
        <w:t>treatment</w:t>
      </w:r>
      <w:r w:rsidR="00A2615E" w:rsidRPr="00DD03A0">
        <w:rPr>
          <w:rFonts w:ascii="Times New Roman" w:hAnsi="Times New Roman" w:cs="Times New Roman"/>
          <w:szCs w:val="21"/>
        </w:rPr>
        <w:t>, Interpretability, Conservative Q-</w:t>
      </w:r>
      <w:r w:rsidR="005C29AE" w:rsidRPr="00DD03A0">
        <w:rPr>
          <w:rFonts w:ascii="Times New Roman" w:hAnsi="Times New Roman" w:cs="Times New Roman"/>
          <w:szCs w:val="21"/>
        </w:rPr>
        <w:t>learning</w:t>
      </w:r>
      <w:r w:rsidR="00A2615E" w:rsidRPr="00DD03A0">
        <w:rPr>
          <w:rFonts w:ascii="Times New Roman" w:hAnsi="Times New Roman" w:cs="Times New Roman"/>
          <w:szCs w:val="21"/>
        </w:rPr>
        <w:t xml:space="preserve">, LEG </w:t>
      </w:r>
      <w:r w:rsidR="005C29AE" w:rsidRPr="00DD03A0">
        <w:rPr>
          <w:rFonts w:ascii="Times New Roman" w:hAnsi="Times New Roman" w:cs="Times New Roman"/>
          <w:szCs w:val="21"/>
        </w:rPr>
        <w:t>analysis</w:t>
      </w:r>
      <w:r w:rsidR="00A2615E" w:rsidRPr="00DD03A0">
        <w:rPr>
          <w:rFonts w:ascii="Times New Roman" w:hAnsi="Times New Roman" w:cs="Times New Roman"/>
          <w:szCs w:val="21"/>
        </w:rPr>
        <w:t>, Offline RL, MIMIC-</w:t>
      </w:r>
      <w:r w:rsidR="00DD03A0" w:rsidRPr="00DD03A0">
        <w:rPr>
          <w:rFonts w:ascii="Times New Roman" w:eastAsia="DengXian" w:hAnsi="Times New Roman" w:cs="Times New Roman"/>
          <w:szCs w:val="21"/>
        </w:rPr>
        <w:t>Ⅲ</w:t>
      </w:r>
      <w:r w:rsidR="00A2615E" w:rsidRPr="00DD03A0">
        <w:rPr>
          <w:rFonts w:ascii="Times New Roman" w:hAnsi="Times New Roman" w:cs="Times New Roman"/>
          <w:szCs w:val="21"/>
        </w:rPr>
        <w:t>, Sepsis-</w:t>
      </w:r>
      <w:r w:rsidR="005C29AE" w:rsidRPr="00DD03A0">
        <w:rPr>
          <w:rFonts w:ascii="Times New Roman" w:hAnsi="Times New Roman" w:cs="Times New Roman"/>
          <w:szCs w:val="21"/>
        </w:rPr>
        <w:t>associated encephalopathy</w:t>
      </w:r>
      <w:r w:rsidR="00A2615E" w:rsidRPr="00DD03A0">
        <w:rPr>
          <w:rFonts w:ascii="Times New Roman" w:hAnsi="Times New Roman" w:cs="Times New Roman"/>
          <w:szCs w:val="21"/>
        </w:rPr>
        <w:t xml:space="preserve">, </w:t>
      </w:r>
      <w:r w:rsidR="005C29AE">
        <w:rPr>
          <w:rFonts w:ascii="Times New Roman" w:hAnsi="Times New Roman" w:cs="Times New Roman"/>
          <w:szCs w:val="21"/>
        </w:rPr>
        <w:t>Neurological</w:t>
      </w:r>
      <w:r w:rsidR="00A2615E" w:rsidRPr="00DD03A0">
        <w:rPr>
          <w:rFonts w:ascii="Times New Roman" w:hAnsi="Times New Roman" w:cs="Times New Roman"/>
          <w:szCs w:val="21"/>
        </w:rPr>
        <w:t xml:space="preserve"> </w:t>
      </w:r>
      <w:r w:rsidR="005C29AE" w:rsidRPr="00DD03A0">
        <w:rPr>
          <w:rFonts w:ascii="Times New Roman" w:hAnsi="Times New Roman" w:cs="Times New Roman"/>
          <w:szCs w:val="21"/>
        </w:rPr>
        <w:t>outcomes</w:t>
      </w:r>
      <w:r w:rsidR="00A2615E" w:rsidRPr="00DD03A0">
        <w:rPr>
          <w:rFonts w:ascii="Times New Roman" w:hAnsi="Times New Roman" w:cs="Times New Roman"/>
          <w:szCs w:val="21"/>
        </w:rPr>
        <w:t>, Blood-</w:t>
      </w:r>
      <w:r w:rsidR="005C29AE" w:rsidRPr="00DD03A0">
        <w:rPr>
          <w:rFonts w:ascii="Times New Roman" w:hAnsi="Times New Roman" w:cs="Times New Roman"/>
          <w:szCs w:val="21"/>
        </w:rPr>
        <w:t>brain barrier</w:t>
      </w:r>
      <w:r w:rsidR="00A2615E" w:rsidRPr="00DD03A0">
        <w:rPr>
          <w:rFonts w:ascii="Times New Roman" w:hAnsi="Times New Roman" w:cs="Times New Roman"/>
          <w:szCs w:val="21"/>
        </w:rPr>
        <w:t xml:space="preserve">, AI in </w:t>
      </w:r>
      <w:r w:rsidR="005C29AE" w:rsidRPr="00DD03A0">
        <w:rPr>
          <w:rFonts w:ascii="Times New Roman" w:hAnsi="Times New Roman" w:cs="Times New Roman"/>
          <w:szCs w:val="21"/>
        </w:rPr>
        <w:t>neurology</w:t>
      </w:r>
    </w:p>
    <w:p w14:paraId="06F95418" w14:textId="054AEBC6" w:rsidR="00EB3E71" w:rsidRPr="005C29AE" w:rsidRDefault="00EB3E71" w:rsidP="00E4706F">
      <w:pPr>
        <w:pStyle w:val="1"/>
        <w:spacing w:beforeLines="50" w:before="156" w:afterLines="50" w:after="156" w:line="240" w:lineRule="auto"/>
        <w:rPr>
          <w:rFonts w:eastAsia="Microsoft YaHei" w:cs="Times New Roman"/>
          <w:szCs w:val="32"/>
        </w:rPr>
      </w:pPr>
      <w:r w:rsidRPr="005C29AE">
        <w:rPr>
          <w:rFonts w:eastAsia="Microsoft YaHei" w:cs="Times New Roman"/>
          <w:szCs w:val="32"/>
        </w:rPr>
        <w:t xml:space="preserve">1. </w:t>
      </w:r>
      <w:r w:rsidR="003F2605" w:rsidRPr="005C29AE">
        <w:rPr>
          <w:rFonts w:eastAsia="Microsoft YaHei" w:cs="Times New Roman"/>
          <w:szCs w:val="32"/>
        </w:rPr>
        <w:t>Introduction</w:t>
      </w:r>
    </w:p>
    <w:p w14:paraId="73A83EEB" w14:textId="46A97AAC"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Sepsis remains one of the most pressing challenges in critical care, responsible for nearly 20% of global mortality and more than $62 billion in annual United States healthcare expenditures.</w:t>
      </w:r>
      <w:r w:rsidRPr="00DD03A0">
        <w:rPr>
          <w:rFonts w:ascii="Times New Roman" w:hAnsi="Times New Roman" w:cs="Times New Roman"/>
          <w:szCs w:val="21"/>
          <w:vertAlign w:val="superscript"/>
        </w:rPr>
        <w:t>1,2</w:t>
      </w:r>
      <w:r w:rsidRPr="00DD03A0">
        <w:rPr>
          <w:rFonts w:ascii="Times New Roman" w:hAnsi="Times New Roman" w:cs="Times New Roman"/>
          <w:szCs w:val="21"/>
        </w:rPr>
        <w:t xml:space="preserve"> Despite successive iterations of the Sepsis-3 definition</w:t>
      </w:r>
      <w:r w:rsidRPr="00DD03A0">
        <w:rPr>
          <w:rFonts w:ascii="Times New Roman" w:hAnsi="Times New Roman" w:cs="Times New Roman"/>
          <w:szCs w:val="21"/>
          <w:vertAlign w:val="superscript"/>
        </w:rPr>
        <w:t>3</w:t>
      </w:r>
      <w:r w:rsidRPr="00DD03A0">
        <w:rPr>
          <w:rFonts w:ascii="Times New Roman" w:hAnsi="Times New Roman" w:cs="Times New Roman"/>
          <w:szCs w:val="21"/>
        </w:rPr>
        <w:t xml:space="preserve"> and aggressive early-intervention campaigns, outcomes have plateaued. Mortality still ranges from 10–20% for sepsis without shock to 40–50% for septic shock. Clinicians must synthesize heterogeneous physiological signals and act within hours, yet existing protocols offer only population-level heuristics for fluid resuscitation, </w:t>
      </w:r>
      <w:r w:rsidRPr="00DD03A0">
        <w:rPr>
          <w:rFonts w:ascii="Times New Roman" w:hAnsi="Times New Roman" w:cs="Times New Roman"/>
          <w:szCs w:val="21"/>
        </w:rPr>
        <w:lastRenderedPageBreak/>
        <w:t>vasopressor titration, and escalation to organ support.</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Large randomized trials that re-evaluated early goal-directed therapy</w:t>
      </w:r>
      <w:r w:rsidRPr="00DD03A0">
        <w:rPr>
          <w:rFonts w:ascii="Times New Roman" w:hAnsi="Times New Roman" w:cs="Times New Roman"/>
          <w:szCs w:val="21"/>
          <w:vertAlign w:val="superscript"/>
        </w:rPr>
        <w:t>5,6</w:t>
      </w:r>
      <w:r w:rsidRPr="00DD03A0">
        <w:rPr>
          <w:rFonts w:ascii="Times New Roman" w:hAnsi="Times New Roman" w:cs="Times New Roman"/>
          <w:szCs w:val="21"/>
        </w:rPr>
        <w:t xml:space="preserve"> underscore the difficulty of prescribing universally optimal intervention thresholds.</w:t>
      </w:r>
    </w:p>
    <w:p w14:paraId="1882A693" w14:textId="05FA0618"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Sepsis has particularly profound implications for patients with neurological disorders. The systemic inflammatory response characteristic of sepsis can accelerate neurodegenerative processes through multiple mechanisms, including blood–brain barrier (BBB) disruption, microglial activation, and cytokine-mediated neuronal damage.</w:t>
      </w:r>
      <w:r w:rsidRPr="00DD03A0">
        <w:rPr>
          <w:rFonts w:ascii="Times New Roman" w:hAnsi="Times New Roman" w:cs="Times New Roman"/>
          <w:szCs w:val="21"/>
          <w:vertAlign w:val="superscript"/>
        </w:rPr>
        <w:t>7,8</w:t>
      </w:r>
      <w:r w:rsidRPr="00DD03A0">
        <w:rPr>
          <w:rFonts w:ascii="Times New Roman" w:hAnsi="Times New Roman" w:cs="Times New Roman"/>
          <w:szCs w:val="21"/>
        </w:rPr>
        <w:t xml:space="preserve"> In patients with pre-existing conditions such as Alzheimer</w:t>
      </w:r>
      <w:r w:rsidR="007E251F">
        <w:rPr>
          <w:rFonts w:ascii="Times New Roman" w:hAnsi="Times New Roman" w:cs="Times New Roman"/>
          <w:szCs w:val="21"/>
        </w:rPr>
        <w:t>’</w:t>
      </w:r>
      <w:r w:rsidRPr="00DD03A0">
        <w:rPr>
          <w:rFonts w:ascii="Times New Roman" w:hAnsi="Times New Roman" w:cs="Times New Roman"/>
          <w:szCs w:val="21"/>
        </w:rPr>
        <w:t>s disease, sepsis episodes are associated with accelerated cognitive decline and increased mortality.</w:t>
      </w:r>
      <w:r w:rsidRPr="00DD03A0">
        <w:rPr>
          <w:rFonts w:ascii="Times New Roman" w:hAnsi="Times New Roman" w:cs="Times New Roman"/>
          <w:szCs w:val="21"/>
          <w:vertAlign w:val="superscript"/>
        </w:rPr>
        <w:t>9</w:t>
      </w:r>
      <w:r w:rsidRPr="00DD03A0">
        <w:rPr>
          <w:rFonts w:ascii="Times New Roman" w:hAnsi="Times New Roman" w:cs="Times New Roman"/>
          <w:szCs w:val="21"/>
        </w:rPr>
        <w:t xml:space="preserve"> This bidirectional relationship, where neurological disorders increase sepsis vulnerability while sepsis exacerbates neurodegeneration, underscores the critical need for optimized, interpretable treatment strategies that clinicians can confidently apply in these complex cases.</w:t>
      </w:r>
    </w:p>
    <w:p w14:paraId="673D09C6" w14:textId="325659C3"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Reinforcement learning (RL) has emerged as a candidate framework for tailoring sepsis therapy to patient trajectories. By optimizing long-horizon rewards, RL-based policies can</w:t>
      </w:r>
      <w:r w:rsidR="009E7C24">
        <w:rPr>
          <w:rFonts w:ascii="Times New Roman" w:hAnsi="Times New Roman" w:cs="Times New Roman"/>
          <w:szCs w:val="21"/>
        </w:rPr>
        <w:t>,</w:t>
      </w:r>
      <w:r w:rsidRPr="00DD03A0">
        <w:rPr>
          <w:rFonts w:ascii="Times New Roman" w:hAnsi="Times New Roman" w:cs="Times New Roman"/>
          <w:szCs w:val="21"/>
        </w:rPr>
        <w:t xml:space="preserve"> in principle</w:t>
      </w:r>
      <w:r w:rsidR="009E7C24">
        <w:rPr>
          <w:rFonts w:ascii="Times New Roman" w:hAnsi="Times New Roman" w:cs="Times New Roman"/>
          <w:szCs w:val="21"/>
        </w:rPr>
        <w:t>,</w:t>
      </w:r>
      <w:r w:rsidRPr="00DD03A0">
        <w:rPr>
          <w:rFonts w:ascii="Times New Roman" w:hAnsi="Times New Roman" w:cs="Times New Roman"/>
          <w:szCs w:val="21"/>
        </w:rPr>
        <w:t xml:space="preserve"> balance competing short-term hemodynamic targets against downstream survival. Early work trained </w:t>
      </w:r>
      <w:r w:rsidR="009E7C24">
        <w:rPr>
          <w:rFonts w:ascii="Times New Roman" w:hAnsi="Times New Roman" w:cs="Times New Roman"/>
          <w:szCs w:val="21"/>
        </w:rPr>
        <w:t xml:space="preserve">a </w:t>
      </w:r>
      <w:r w:rsidRPr="00DD03A0">
        <w:rPr>
          <w:rFonts w:ascii="Times New Roman" w:hAnsi="Times New Roman" w:cs="Times New Roman"/>
          <w:szCs w:val="21"/>
        </w:rPr>
        <w:t xml:space="preserve">Deep Q-Network (DQN) and fitted Q-iteration policies on Medical Information Mart for Intensive Care </w:t>
      </w:r>
      <w:r w:rsidR="009E7C24" w:rsidRPr="009E7C24">
        <w:rPr>
          <w:rFonts w:ascii="Times New Roman" w:eastAsia="DengXian" w:hAnsi="Times New Roman" w:cs="Times New Roman"/>
          <w:szCs w:val="21"/>
        </w:rPr>
        <w:t>Ⅲ</w:t>
      </w:r>
      <w:r w:rsidRPr="00DD03A0">
        <w:rPr>
          <w:rFonts w:ascii="Times New Roman" w:hAnsi="Times New Roman" w:cs="Times New Roman"/>
          <w:szCs w:val="21"/>
        </w:rPr>
        <w:t xml:space="preserve"> (MIMIC-</w:t>
      </w:r>
      <w:r w:rsidR="009E7C24" w:rsidRPr="009E7C24">
        <w:rPr>
          <w:rFonts w:ascii="Times New Roman" w:eastAsia="DengXian" w:hAnsi="Times New Roman" w:cs="Times New Roman"/>
          <w:szCs w:val="21"/>
        </w:rPr>
        <w:t>Ⅲ</w:t>
      </w:r>
      <w:r w:rsidRPr="00DD03A0">
        <w:rPr>
          <w:rFonts w:ascii="Times New Roman" w:hAnsi="Times New Roman" w:cs="Times New Roman"/>
          <w:szCs w:val="21"/>
        </w:rPr>
        <w:t>) data, showing promising retrospective survival estimates.</w:t>
      </w:r>
      <w:r w:rsidRPr="00DD03A0">
        <w:rPr>
          <w:rFonts w:ascii="Times New Roman" w:hAnsi="Times New Roman" w:cs="Times New Roman"/>
          <w:szCs w:val="21"/>
          <w:vertAlign w:val="superscript"/>
        </w:rPr>
        <w:t>10,11</w:t>
      </w:r>
      <w:r w:rsidRPr="00DD03A0">
        <w:rPr>
          <w:rFonts w:ascii="Times New Roman" w:hAnsi="Times New Roman" w:cs="Times New Roman"/>
          <w:szCs w:val="21"/>
        </w:rPr>
        <w:t xml:space="preserve"> However, these studies emphasized expected returns and policy deviations from clinician behavior while offering only qualitative or aggregate descriptions of why certain actions were recommended. As sepsis RL research shifts toward the offline setting where algorithms must learn exclusively from historical data, questions about policy interpretability become central. Offline methods ranging from Behavior Cloning (BC) to Conservative Q-Learning (CQL) and offline-adapted DQN handle uncertainty and distribution shift differently, which plausibly shapes the transparency of their learned decision rules.</w:t>
      </w:r>
    </w:p>
    <w:p w14:paraId="2BACEFDC" w14:textId="3BEDEDA0"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 rigorous understanding of how offline RL algorithms trade off performance and interpretability is still missing. Existing evaluations lack quantitative feature-attribution analyses, a gap with direct regulatory consequences. The United States Food and Drug Administration </w:t>
      </w:r>
      <w:proofErr w:type="gramStart"/>
      <w:r w:rsidRPr="00DD03A0">
        <w:rPr>
          <w:rFonts w:ascii="Times New Roman" w:hAnsi="Times New Roman" w:cs="Times New Roman"/>
          <w:szCs w:val="21"/>
        </w:rPr>
        <w:t>requires</w:t>
      </w:r>
      <w:proofErr w:type="gramEnd"/>
      <w:r w:rsidRPr="00DD03A0">
        <w:rPr>
          <w:rFonts w:ascii="Times New Roman" w:hAnsi="Times New Roman" w:cs="Times New Roman"/>
          <w:szCs w:val="21"/>
        </w:rPr>
        <w:t xml:space="preserve"> explainable artificial intelligence (AI) systems for medical decision support</w:t>
      </w:r>
      <w:r w:rsidR="009E7C24" w:rsidRPr="00DD03A0">
        <w:rPr>
          <w:rFonts w:ascii="Times New Roman" w:hAnsi="Times New Roman" w:cs="Times New Roman"/>
          <w:szCs w:val="21"/>
          <w:vertAlign w:val="superscript"/>
        </w:rPr>
        <w:t>12</w:t>
      </w:r>
      <w:r w:rsidRPr="00DD03A0">
        <w:rPr>
          <w:rFonts w:ascii="Times New Roman" w:hAnsi="Times New Roman" w:cs="Times New Roman"/>
          <w:szCs w:val="21"/>
        </w:rPr>
        <w:t>, yet no sepsis RL study has demonstrated whether high-performing policies expose clinically plausible decision rationales that clinicians can validate and trust.</w:t>
      </w:r>
      <w:r w:rsidRPr="00DD03A0">
        <w:rPr>
          <w:rFonts w:ascii="Times New Roman" w:hAnsi="Times New Roman" w:cs="Times New Roman"/>
          <w:szCs w:val="21"/>
          <w:vertAlign w:val="superscript"/>
        </w:rPr>
        <w:t>13</w:t>
      </w:r>
      <w:r w:rsidRPr="00DD03A0">
        <w:rPr>
          <w:rFonts w:ascii="Times New Roman" w:hAnsi="Times New Roman" w:cs="Times New Roman"/>
          <w:szCs w:val="21"/>
        </w:rPr>
        <w:t xml:space="preserve"> Moreover, interpretability techniques for sequential decision-making, such as Linearly Estimated Gradients (LEG) saliency maps</w:t>
      </w:r>
      <w:r w:rsidR="009E7C24" w:rsidRPr="00DD03A0">
        <w:rPr>
          <w:rFonts w:ascii="Times New Roman" w:hAnsi="Times New Roman" w:cs="Times New Roman"/>
          <w:szCs w:val="21"/>
          <w:vertAlign w:val="superscript"/>
        </w:rPr>
        <w:t>14</w:t>
      </w:r>
      <w:r w:rsidRPr="00DD03A0">
        <w:rPr>
          <w:rFonts w:ascii="Times New Roman" w:hAnsi="Times New Roman" w:cs="Times New Roman"/>
          <w:szCs w:val="21"/>
        </w:rPr>
        <w:t>, have rarely been applied to healthcare RL. It remains unclear which algorithmic choices yield explanations aligned with accepted sepsis physiology.</w:t>
      </w:r>
    </w:p>
    <w:p w14:paraId="247A9939" w14:textId="14E44B78"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Responding to this gap, we ask: Can offline RL algorithms for sepsis simultaneously deliver state-of-the-art survival performance and clinically interpretable decision rationales? We hypothesize that performance-interpretability trade-offs depend on algorithmic design and that conservatism in the objective, as in CQL, can enhance both safety and transparency. To test this hypothesis, we train BC, CQL, and DQN policies on a dataset of simulated patient trajectories generated by rolling out a heuristic policy in the gym-sepsis simulator, an environment whose dynamics and outcome models were trained on MIMIC-</w:t>
      </w:r>
      <w:r w:rsidR="00D46452">
        <w:rPr>
          <w:rFonts w:ascii="Times New Roman" w:hAnsi="Times New Roman" w:cs="Times New Roman"/>
          <w:szCs w:val="21"/>
        </w:rPr>
        <w:t>Ⅲ</w:t>
      </w:r>
      <w:r w:rsidRPr="00DD03A0">
        <w:rPr>
          <w:rFonts w:ascii="Times New Roman" w:hAnsi="Times New Roman" w:cs="Times New Roman"/>
          <w:szCs w:val="21"/>
        </w:rPr>
        <w:t xml:space="preserve"> data.</w:t>
      </w:r>
      <w:r w:rsidRPr="00DD03A0">
        <w:rPr>
          <w:rFonts w:ascii="Times New Roman" w:hAnsi="Times New Roman" w:cs="Times New Roman"/>
          <w:szCs w:val="21"/>
          <w:vertAlign w:val="superscript"/>
        </w:rPr>
        <w:t>10</w:t>
      </w:r>
      <w:r w:rsidRPr="00DD03A0">
        <w:rPr>
          <w:rFonts w:ascii="Times New Roman" w:hAnsi="Times New Roman" w:cs="Times New Roman"/>
          <w:szCs w:val="21"/>
        </w:rPr>
        <w:t xml:space="preserve"> We jointly evaluate survival outcomes stratified by Sequential Organ Failure Assessment (SOFA) scores and LEG-based feature saliency, ensuring that both performance and interpretability are quantified rigorously.</w:t>
      </w:r>
    </w:p>
    <w:p w14:paraId="4B12393B" w14:textId="77777777" w:rsidR="009E7C24" w:rsidRDefault="00E2773A" w:rsidP="00EE2A91">
      <w:pPr>
        <w:ind w:firstLineChars="200" w:firstLine="420"/>
        <w:rPr>
          <w:rFonts w:ascii="Times New Roman" w:hAnsi="Times New Roman" w:cs="Times New Roman"/>
          <w:szCs w:val="21"/>
        </w:rPr>
      </w:pPr>
      <w:r w:rsidRPr="00DD03A0">
        <w:rPr>
          <w:rFonts w:ascii="Times New Roman" w:hAnsi="Times New Roman" w:cs="Times New Roman"/>
          <w:szCs w:val="21"/>
        </w:rPr>
        <w:t>This study makes the following contributions:</w:t>
      </w:r>
    </w:p>
    <w:p w14:paraId="66F6910F" w14:textId="40425060" w:rsidR="009E7C24" w:rsidRPr="009E7C24" w:rsidRDefault="00E2773A" w:rsidP="00E4706F">
      <w:pPr>
        <w:pStyle w:val="ad"/>
        <w:numPr>
          <w:ilvl w:val="0"/>
          <w:numId w:val="5"/>
        </w:numPr>
        <w:rPr>
          <w:rFonts w:ascii="Times New Roman" w:hAnsi="Times New Roman" w:cs="Times New Roman"/>
          <w:szCs w:val="21"/>
        </w:rPr>
      </w:pPr>
      <w:r w:rsidRPr="009E7C24">
        <w:rPr>
          <w:rFonts w:ascii="Times New Roman" w:hAnsi="Times New Roman" w:cs="Times New Roman"/>
          <w:szCs w:val="21"/>
        </w:rPr>
        <w:t xml:space="preserve">To our knowledge, among the first systematic LEG-based benchmarks comparing offline and </w:t>
      </w:r>
      <w:r w:rsidRPr="009E7C24">
        <w:rPr>
          <w:rFonts w:ascii="Times New Roman" w:hAnsi="Times New Roman" w:cs="Times New Roman"/>
          <w:szCs w:val="21"/>
        </w:rPr>
        <w:lastRenderedPageBreak/>
        <w:t>online RL algorithms on both outcome metrics and gradient-based interpretability for sepsis management within the gym-sepsis simulation environment.</w:t>
      </w:r>
    </w:p>
    <w:p w14:paraId="3329A752" w14:textId="3301CBDC" w:rsidR="009E7C24" w:rsidRPr="009E7C24" w:rsidRDefault="00E2773A" w:rsidP="00E4706F">
      <w:pPr>
        <w:pStyle w:val="ad"/>
        <w:numPr>
          <w:ilvl w:val="0"/>
          <w:numId w:val="5"/>
        </w:numPr>
        <w:rPr>
          <w:rFonts w:ascii="Times New Roman" w:hAnsi="Times New Roman" w:cs="Times New Roman"/>
          <w:szCs w:val="21"/>
        </w:rPr>
      </w:pPr>
      <w:r w:rsidRPr="009E7C24">
        <w:rPr>
          <w:rFonts w:ascii="Times New Roman" w:hAnsi="Times New Roman" w:cs="Times New Roman"/>
          <w:szCs w:val="21"/>
        </w:rPr>
        <w:t>Empirical evidence that, in this specific simulator, performance and interpretability need not trade off. CQL achieves statistically indistinguishable survival compared to other methods while exhibiting substantially stronger feature importance signals and guideline-consistent saliency patterns.</w:t>
      </w:r>
    </w:p>
    <w:p w14:paraId="0E54F26E" w14:textId="6F7D40BE" w:rsidR="00E2773A" w:rsidRPr="009E7C24" w:rsidRDefault="00E2773A" w:rsidP="00E4706F">
      <w:pPr>
        <w:pStyle w:val="ad"/>
        <w:numPr>
          <w:ilvl w:val="0"/>
          <w:numId w:val="5"/>
        </w:numPr>
        <w:rPr>
          <w:rFonts w:ascii="Times New Roman" w:hAnsi="Times New Roman" w:cs="Times New Roman"/>
          <w:szCs w:val="21"/>
        </w:rPr>
      </w:pPr>
      <w:r w:rsidRPr="009E7C24">
        <w:rPr>
          <w:rFonts w:ascii="Times New Roman" w:hAnsi="Times New Roman" w:cs="Times New Roman"/>
          <w:szCs w:val="21"/>
        </w:rPr>
        <w:t>Methodological guidance on applying LEG analysis to safety-critical RL deployments, with appropriate caveats about generalization beyond simulation to real clinical settings.</w:t>
      </w:r>
    </w:p>
    <w:p w14:paraId="6BE52DD1" w14:textId="31C1EA6B" w:rsidR="00E2773A" w:rsidRPr="00DD03A0" w:rsidRDefault="00E2773A"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remainder of this paper is organized as follows. </w:t>
      </w:r>
      <w:r w:rsidRPr="009E7C24">
        <w:rPr>
          <w:rFonts w:ascii="Times New Roman" w:hAnsi="Times New Roman" w:cs="Times New Roman"/>
          <w:b/>
          <w:bCs/>
          <w:szCs w:val="21"/>
        </w:rPr>
        <w:t>Section 2</w:t>
      </w:r>
      <w:r w:rsidRPr="00DD03A0">
        <w:rPr>
          <w:rFonts w:ascii="Times New Roman" w:hAnsi="Times New Roman" w:cs="Times New Roman"/>
          <w:szCs w:val="21"/>
        </w:rPr>
        <w:t xml:space="preserve"> surveys clinical RL and interpretability research. </w:t>
      </w:r>
      <w:r w:rsidRPr="009E7C24">
        <w:rPr>
          <w:rFonts w:ascii="Times New Roman" w:hAnsi="Times New Roman" w:cs="Times New Roman"/>
          <w:b/>
          <w:bCs/>
          <w:szCs w:val="21"/>
        </w:rPr>
        <w:t>Section 3</w:t>
      </w:r>
      <w:r w:rsidRPr="00DD03A0">
        <w:rPr>
          <w:rFonts w:ascii="Times New Roman" w:hAnsi="Times New Roman" w:cs="Times New Roman"/>
          <w:szCs w:val="21"/>
        </w:rPr>
        <w:t xml:space="preserve"> formalizes the sepsis decision process and LEG framework. </w:t>
      </w:r>
      <w:r w:rsidRPr="009E7C24">
        <w:rPr>
          <w:rFonts w:ascii="Times New Roman" w:hAnsi="Times New Roman" w:cs="Times New Roman"/>
          <w:b/>
          <w:bCs/>
          <w:szCs w:val="21"/>
        </w:rPr>
        <w:t>Section 4</w:t>
      </w:r>
      <w:r w:rsidRPr="00DD03A0">
        <w:rPr>
          <w:rFonts w:ascii="Times New Roman" w:hAnsi="Times New Roman" w:cs="Times New Roman"/>
          <w:szCs w:val="21"/>
        </w:rPr>
        <w:t xml:space="preserve"> details experimental design. </w:t>
      </w:r>
      <w:r w:rsidRPr="009E7C24">
        <w:rPr>
          <w:rFonts w:ascii="Times New Roman" w:hAnsi="Times New Roman" w:cs="Times New Roman"/>
          <w:b/>
          <w:bCs/>
          <w:szCs w:val="21"/>
        </w:rPr>
        <w:t>Section 5</w:t>
      </w:r>
      <w:r w:rsidRPr="00DD03A0">
        <w:rPr>
          <w:rFonts w:ascii="Times New Roman" w:hAnsi="Times New Roman" w:cs="Times New Roman"/>
          <w:szCs w:val="21"/>
        </w:rPr>
        <w:t xml:space="preserve"> reports performance and interpretability findings. </w:t>
      </w:r>
      <w:r w:rsidRPr="009E7C24">
        <w:rPr>
          <w:rFonts w:ascii="Times New Roman" w:hAnsi="Times New Roman" w:cs="Times New Roman"/>
          <w:b/>
          <w:bCs/>
          <w:szCs w:val="21"/>
        </w:rPr>
        <w:t>Section 6</w:t>
      </w:r>
      <w:r w:rsidRPr="00DD03A0">
        <w:rPr>
          <w:rFonts w:ascii="Times New Roman" w:hAnsi="Times New Roman" w:cs="Times New Roman"/>
          <w:szCs w:val="21"/>
        </w:rPr>
        <w:t xml:space="preserve"> interprets the implications for clinical adoption. </w:t>
      </w:r>
      <w:r w:rsidRPr="009E7C24">
        <w:rPr>
          <w:rFonts w:ascii="Times New Roman" w:hAnsi="Times New Roman" w:cs="Times New Roman"/>
          <w:b/>
          <w:bCs/>
          <w:szCs w:val="21"/>
        </w:rPr>
        <w:t>Section 7</w:t>
      </w:r>
      <w:r w:rsidRPr="00DD03A0">
        <w:rPr>
          <w:rFonts w:ascii="Times New Roman" w:hAnsi="Times New Roman" w:cs="Times New Roman"/>
          <w:szCs w:val="21"/>
        </w:rPr>
        <w:t xml:space="preserve"> outlines future research directions.</w:t>
      </w:r>
    </w:p>
    <w:p w14:paraId="07429D44" w14:textId="6C196A4C" w:rsidR="00EB3E71" w:rsidRPr="0017539F" w:rsidRDefault="00EB3E71" w:rsidP="00E4706F">
      <w:pPr>
        <w:pStyle w:val="1"/>
        <w:spacing w:beforeLines="50" w:before="156" w:afterLines="50" w:after="156" w:line="240" w:lineRule="auto"/>
        <w:rPr>
          <w:rFonts w:cs="Times New Roman"/>
          <w:szCs w:val="32"/>
        </w:rPr>
      </w:pPr>
      <w:r w:rsidRPr="0017539F">
        <w:rPr>
          <w:rFonts w:cs="Times New Roman"/>
          <w:szCs w:val="32"/>
        </w:rPr>
        <w:t xml:space="preserve">2. </w:t>
      </w:r>
      <w:r w:rsidR="003F2605" w:rsidRPr="0017539F">
        <w:rPr>
          <w:rFonts w:cs="Times New Roman"/>
          <w:szCs w:val="32"/>
        </w:rPr>
        <w:t>Materials and Methods</w:t>
      </w:r>
      <w:r w:rsidRPr="0017539F">
        <w:rPr>
          <w:rFonts w:cs="Times New Roman"/>
          <w:szCs w:val="32"/>
        </w:rPr>
        <w:t xml:space="preserve"> </w:t>
      </w:r>
    </w:p>
    <w:p w14:paraId="235226FB" w14:textId="503F8425" w:rsidR="007711FE" w:rsidRPr="00DD03A0" w:rsidRDefault="0017539F" w:rsidP="00E4706F">
      <w:pPr>
        <w:ind w:firstLineChars="200" w:firstLine="420"/>
        <w:rPr>
          <w:rFonts w:ascii="Times New Roman" w:hAnsi="Times New Roman" w:cs="Times New Roman"/>
          <w:szCs w:val="21"/>
        </w:rPr>
      </w:pPr>
      <w:r w:rsidRPr="0017539F">
        <w:rPr>
          <w:rFonts w:ascii="Times New Roman" w:hAnsi="Times New Roman" w:cs="Times New Roman"/>
          <w:szCs w:val="21"/>
        </w:rPr>
        <w:t>We describe the experimental framework, including the gym-sepsis simulation environment, the offline and online reinforcement learning</w:t>
      </w:r>
      <w:r>
        <w:rPr>
          <w:rFonts w:ascii="Times New Roman" w:hAnsi="Times New Roman" w:cs="Times New Roman" w:hint="eastAsia"/>
          <w:szCs w:val="21"/>
        </w:rPr>
        <w:t xml:space="preserve"> (RL)</w:t>
      </w:r>
      <w:r w:rsidRPr="0017539F">
        <w:rPr>
          <w:rFonts w:ascii="Times New Roman" w:hAnsi="Times New Roman" w:cs="Times New Roman"/>
          <w:szCs w:val="21"/>
        </w:rPr>
        <w:t xml:space="preserve"> algorithms, the LEG-based interpretability analysis, and the evaluation protocol.</w:t>
      </w:r>
    </w:p>
    <w:p w14:paraId="148DBCA6" w14:textId="24BEF7F8" w:rsidR="000203A1" w:rsidRPr="0017539F" w:rsidRDefault="00EB3E71" w:rsidP="00E4706F">
      <w:pPr>
        <w:pStyle w:val="2"/>
        <w:spacing w:beforeLines="50" w:before="156" w:afterLines="50" w:after="156" w:line="240" w:lineRule="auto"/>
        <w:rPr>
          <w:rFonts w:cs="Times New Roman"/>
          <w:szCs w:val="28"/>
        </w:rPr>
      </w:pPr>
      <w:r w:rsidRPr="0017539F">
        <w:rPr>
          <w:rFonts w:cs="Times New Roman"/>
          <w:szCs w:val="28"/>
        </w:rPr>
        <w:t xml:space="preserve">2.1 </w:t>
      </w:r>
      <w:r w:rsidR="003F2605" w:rsidRPr="0017539F">
        <w:rPr>
          <w:rFonts w:cs="Times New Roman"/>
          <w:szCs w:val="28"/>
        </w:rPr>
        <w:t>Materials</w:t>
      </w:r>
    </w:p>
    <w:p w14:paraId="3858CED9" w14:textId="5786361C" w:rsidR="000203A1" w:rsidRPr="0017539F" w:rsidRDefault="007711FE" w:rsidP="00E4706F">
      <w:pPr>
        <w:pStyle w:val="3"/>
        <w:spacing w:beforeLines="50" w:before="156" w:afterLines="50" w:after="156" w:line="240" w:lineRule="auto"/>
        <w:rPr>
          <w:rFonts w:cs="Times New Roman"/>
          <w:sz w:val="28"/>
          <w:szCs w:val="28"/>
        </w:rPr>
      </w:pPr>
      <w:r w:rsidRPr="0017539F">
        <w:rPr>
          <w:rFonts w:cs="Times New Roman"/>
          <w:sz w:val="28"/>
          <w:szCs w:val="28"/>
        </w:rPr>
        <w:t xml:space="preserve">2.1.1 </w:t>
      </w:r>
      <w:r w:rsidR="000203A1" w:rsidRPr="0017539F">
        <w:rPr>
          <w:rFonts w:cs="Times New Roman"/>
          <w:sz w:val="28"/>
          <w:szCs w:val="28"/>
        </w:rPr>
        <w:t>Databases</w:t>
      </w:r>
    </w:p>
    <w:p w14:paraId="54EA5759" w14:textId="45C32C66" w:rsidR="007711FE" w:rsidRPr="00DD03A0" w:rsidRDefault="000203A1"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MIMIC-</w:t>
      </w:r>
      <w:r w:rsidR="0017539F" w:rsidRPr="0017539F">
        <w:rPr>
          <w:rFonts w:ascii="Times New Roman" w:eastAsia="DengXian" w:hAnsi="Times New Roman" w:cs="Times New Roman"/>
          <w:b/>
          <w:bCs/>
          <w:szCs w:val="21"/>
        </w:rPr>
        <w:t>Ⅲ</w:t>
      </w:r>
      <w:r w:rsidRPr="00DD03A0">
        <w:rPr>
          <w:rFonts w:ascii="Times New Roman" w:hAnsi="Times New Roman" w:cs="Times New Roman"/>
          <w:b/>
          <w:bCs/>
          <w:szCs w:val="21"/>
        </w:rPr>
        <w:t xml:space="preserve"> Database</w:t>
      </w:r>
      <w:r w:rsidRPr="00DD03A0">
        <w:rPr>
          <w:rFonts w:ascii="Times New Roman" w:hAnsi="Times New Roman" w:cs="Times New Roman"/>
          <w:szCs w:val="21"/>
        </w:rPr>
        <w:t xml:space="preserve">: </w:t>
      </w:r>
      <w:r w:rsidR="007711FE" w:rsidRPr="00DD03A0">
        <w:rPr>
          <w:rFonts w:ascii="Times New Roman" w:hAnsi="Times New Roman" w:cs="Times New Roman"/>
          <w:szCs w:val="21"/>
        </w:rPr>
        <w:t>The Medical Information Mart for Intensive Care</w:t>
      </w:r>
      <w:r w:rsidR="007711FE" w:rsidRPr="007E251F">
        <w:rPr>
          <w:rFonts w:ascii="Times New Roman" w:hAnsi="Times New Roman" w:cs="Times New Roman"/>
          <w:szCs w:val="21"/>
        </w:rPr>
        <w:t xml:space="preserve"> </w:t>
      </w:r>
      <w:r w:rsidR="007E251F" w:rsidRPr="007E251F">
        <w:rPr>
          <w:rFonts w:ascii="Times New Roman" w:eastAsia="DengXian" w:hAnsi="Times New Roman" w:cs="Times New Roman"/>
          <w:szCs w:val="21"/>
        </w:rPr>
        <w:t>Ⅲ</w:t>
      </w:r>
      <w:r w:rsidR="007711FE" w:rsidRPr="00DD03A0">
        <w:rPr>
          <w:rFonts w:ascii="Times New Roman" w:hAnsi="Times New Roman" w:cs="Times New Roman"/>
          <w:szCs w:val="21"/>
        </w:rPr>
        <w:t xml:space="preserve"> (MIMIC-</w:t>
      </w:r>
      <w:r w:rsidR="007E251F" w:rsidRPr="007E251F">
        <w:rPr>
          <w:rFonts w:ascii="Times New Roman" w:eastAsia="DengXian" w:hAnsi="Times New Roman" w:cs="Times New Roman"/>
          <w:szCs w:val="21"/>
        </w:rPr>
        <w:t>Ⅲ</w:t>
      </w:r>
      <w:r w:rsidR="007711FE" w:rsidRPr="00DD03A0">
        <w:rPr>
          <w:rFonts w:ascii="Times New Roman" w:hAnsi="Times New Roman" w:cs="Times New Roman"/>
          <w:szCs w:val="21"/>
        </w:rPr>
        <w:t>)</w:t>
      </w:r>
      <w:r w:rsidR="007711FE" w:rsidRPr="00DD03A0">
        <w:rPr>
          <w:rFonts w:ascii="Times New Roman" w:hAnsi="Times New Roman" w:cs="Times New Roman"/>
          <w:szCs w:val="21"/>
          <w:vertAlign w:val="superscript"/>
        </w:rPr>
        <w:t>19</w:t>
      </w:r>
      <w:r w:rsidR="007711FE" w:rsidRPr="00DD03A0">
        <w:rPr>
          <w:rFonts w:ascii="Times New Roman" w:hAnsi="Times New Roman" w:cs="Times New Roman"/>
          <w:szCs w:val="21"/>
        </w:rPr>
        <w:t>, a freely accessible critical care database developed by the MIT Lab for Computational Physiology (Massachusetts Institute of Technology, Cambridge, MA, USA). The database contains de-identified health data from approximately 60,000 ICU admissions at Beth Israel Deaconess Medical Center between 2001 and 2012.</w:t>
      </w:r>
    </w:p>
    <w:p w14:paraId="6B6F2740" w14:textId="64FFAC17" w:rsidR="007711FE" w:rsidRPr="007E251F" w:rsidRDefault="007711FE" w:rsidP="00E4706F">
      <w:pPr>
        <w:pStyle w:val="3"/>
        <w:spacing w:beforeLines="50" w:before="156" w:afterLines="50" w:after="156" w:line="240" w:lineRule="auto"/>
        <w:rPr>
          <w:rFonts w:cs="Times New Roman"/>
          <w:sz w:val="28"/>
          <w:szCs w:val="28"/>
        </w:rPr>
      </w:pPr>
      <w:r w:rsidRPr="007E251F">
        <w:rPr>
          <w:rFonts w:cs="Times New Roman"/>
          <w:sz w:val="28"/>
          <w:szCs w:val="28"/>
        </w:rPr>
        <w:t>2.1.2 Simulation Environment</w:t>
      </w:r>
    </w:p>
    <w:p w14:paraId="295900F2" w14:textId="2F15906F"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Gym-Sepsis Simulator</w:t>
      </w:r>
      <w:r w:rsidRPr="00DD03A0">
        <w:rPr>
          <w:rFonts w:ascii="Times New Roman" w:hAnsi="Times New Roman" w:cs="Times New Roman"/>
          <w:b/>
          <w:bCs/>
          <w:szCs w:val="21"/>
          <w:vertAlign w:val="superscript"/>
        </w:rPr>
        <w:t>10</w:t>
      </w:r>
      <w:r w:rsidRPr="007E251F">
        <w:rPr>
          <w:rFonts w:ascii="Times New Roman" w:hAnsi="Times New Roman" w:cs="Times New Roman"/>
          <w:szCs w:val="21"/>
        </w:rPr>
        <w:t xml:space="preserve">: </w:t>
      </w:r>
      <w:r w:rsidRPr="00DD03A0">
        <w:rPr>
          <w:rFonts w:ascii="Times New Roman" w:hAnsi="Times New Roman" w:cs="Times New Roman"/>
          <w:szCs w:val="21"/>
        </w:rPr>
        <w:t>An OpenAI Gym-compatible reinforcement learning environment for ICU sepsis treatment, developed by Raghu et al. The simulator</w:t>
      </w:r>
      <w:r w:rsidR="007E251F">
        <w:rPr>
          <w:rFonts w:ascii="Times New Roman" w:hAnsi="Times New Roman" w:cs="Times New Roman"/>
          <w:szCs w:val="21"/>
        </w:rPr>
        <w:t>’</w:t>
      </w:r>
      <w:r w:rsidRPr="00DD03A0">
        <w:rPr>
          <w:rFonts w:ascii="Times New Roman" w:hAnsi="Times New Roman" w:cs="Times New Roman"/>
          <w:szCs w:val="21"/>
        </w:rPr>
        <w:t>s transition dynamics and outcome models were trained on MIMIC-</w:t>
      </w:r>
      <w:r w:rsidR="007E251F" w:rsidRPr="007E251F">
        <w:rPr>
          <w:rFonts w:ascii="Times New Roman" w:eastAsia="DengXian" w:hAnsi="Times New Roman" w:cs="Times New Roman"/>
          <w:szCs w:val="21"/>
        </w:rPr>
        <w:t>Ⅲ</w:t>
      </w:r>
      <w:r w:rsidRPr="00DD03A0">
        <w:rPr>
          <w:rFonts w:ascii="Times New Roman" w:hAnsi="Times New Roman" w:cs="Times New Roman"/>
          <w:szCs w:val="21"/>
        </w:rPr>
        <w:t xml:space="preserve"> data. Available at: </w:t>
      </w:r>
      <w:hyperlink r:id="rId9" w:history="1">
        <w:r w:rsidRPr="00DD03A0">
          <w:rPr>
            <w:rStyle w:val="a9"/>
            <w:rFonts w:ascii="Times New Roman" w:hAnsi="Times New Roman" w:cs="Times New Roman"/>
            <w:szCs w:val="21"/>
          </w:rPr>
          <w:t>https://github.com/gefeilin/gym-sepsis/tree/main/gym_sepsis/envs</w:t>
        </w:r>
      </w:hyperlink>
    </w:p>
    <w:p w14:paraId="71998E76" w14:textId="0F4F9623" w:rsidR="000203A1" w:rsidRPr="007E251F" w:rsidRDefault="007711FE" w:rsidP="00E4706F">
      <w:pPr>
        <w:pStyle w:val="3"/>
        <w:spacing w:beforeLines="50" w:before="156" w:afterLines="50" w:after="156" w:line="240" w:lineRule="auto"/>
        <w:rPr>
          <w:rFonts w:cs="Times New Roman"/>
          <w:sz w:val="28"/>
          <w:szCs w:val="28"/>
        </w:rPr>
      </w:pPr>
      <w:r w:rsidRPr="007E251F">
        <w:rPr>
          <w:rFonts w:cs="Times New Roman"/>
          <w:sz w:val="28"/>
          <w:szCs w:val="28"/>
        </w:rPr>
        <w:t>2.1.3 Software and Libraries</w:t>
      </w:r>
    </w:p>
    <w:p w14:paraId="21C0A873" w14:textId="563919C5"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d3rlpy</w:t>
      </w:r>
      <w:r w:rsidRPr="00DD03A0">
        <w:rPr>
          <w:rFonts w:ascii="Times New Roman" w:hAnsi="Times New Roman" w:cs="Times New Roman"/>
          <w:szCs w:val="21"/>
        </w:rPr>
        <w:t>: A Python library for offline reinforcement learning algorithms (Sony Corporation, Tokyo, Japan). Used for implementing Behavior Cloning and Conservative Q-Learning.</w:t>
      </w:r>
    </w:p>
    <w:p w14:paraId="2E33D953" w14:textId="77777777"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Stable-Baselines3</w:t>
      </w:r>
      <w:r w:rsidRPr="00DD03A0">
        <w:rPr>
          <w:rFonts w:ascii="Times New Roman" w:hAnsi="Times New Roman" w:cs="Times New Roman"/>
          <w:szCs w:val="21"/>
        </w:rPr>
        <w:t xml:space="preserve">: A Python library for reinforcement learning algorithms (DLR Institute of Robotics and Mechatronics, </w:t>
      </w:r>
      <w:proofErr w:type="spellStart"/>
      <w:r w:rsidRPr="00DD03A0">
        <w:rPr>
          <w:rFonts w:ascii="Times New Roman" w:hAnsi="Times New Roman" w:cs="Times New Roman"/>
          <w:szCs w:val="21"/>
        </w:rPr>
        <w:t>Oberpfaffenhofen</w:t>
      </w:r>
      <w:proofErr w:type="spellEnd"/>
      <w:r w:rsidRPr="00DD03A0">
        <w:rPr>
          <w:rFonts w:ascii="Times New Roman" w:hAnsi="Times New Roman" w:cs="Times New Roman"/>
          <w:szCs w:val="21"/>
        </w:rPr>
        <w:t>, Germany). Used for implementing Deep Q-Network.</w:t>
      </w:r>
    </w:p>
    <w:p w14:paraId="3003AE94" w14:textId="073CAEB4" w:rsidR="007711FE" w:rsidRPr="00DD03A0" w:rsidRDefault="007711FE" w:rsidP="00E4706F">
      <w:pPr>
        <w:ind w:firstLineChars="200" w:firstLine="420"/>
        <w:rPr>
          <w:rFonts w:ascii="Times New Roman" w:hAnsi="Times New Roman" w:cs="Times New Roman"/>
          <w:szCs w:val="21"/>
        </w:rPr>
      </w:pPr>
      <w:proofErr w:type="spellStart"/>
      <w:r w:rsidRPr="00DD03A0">
        <w:rPr>
          <w:rFonts w:ascii="Times New Roman" w:hAnsi="Times New Roman" w:cs="Times New Roman"/>
          <w:b/>
          <w:bCs/>
          <w:szCs w:val="21"/>
        </w:rPr>
        <w:t>PyTorch</w:t>
      </w:r>
      <w:proofErr w:type="spellEnd"/>
      <w:r w:rsidRPr="00DD03A0">
        <w:rPr>
          <w:rFonts w:ascii="Times New Roman" w:hAnsi="Times New Roman" w:cs="Times New Roman"/>
          <w:szCs w:val="21"/>
        </w:rPr>
        <w:t xml:space="preserve">: An open-source machine learning framework (Meta AI, Menlo Park, CA, USA). </w:t>
      </w:r>
      <w:r w:rsidRPr="00DD03A0">
        <w:rPr>
          <w:rFonts w:ascii="Times New Roman" w:hAnsi="Times New Roman" w:cs="Times New Roman"/>
          <w:szCs w:val="21"/>
        </w:rPr>
        <w:lastRenderedPageBreak/>
        <w:t>Used for implementing custom neural network architectures</w:t>
      </w:r>
      <w:r w:rsidR="007E251F">
        <w:rPr>
          <w:rFonts w:ascii="Times New Roman" w:hAnsi="Times New Roman" w:cs="Times New Roman"/>
          <w:szCs w:val="21"/>
        </w:rPr>
        <w:t>,</w:t>
      </w:r>
      <w:r w:rsidRPr="00DD03A0">
        <w:rPr>
          <w:rFonts w:ascii="Times New Roman" w:hAnsi="Times New Roman" w:cs="Times New Roman"/>
          <w:szCs w:val="21"/>
        </w:rPr>
        <w:t xml:space="preserve"> including </w:t>
      </w:r>
      <w:r w:rsidR="0084091C">
        <w:rPr>
          <w:rFonts w:ascii="Times New Roman" w:hAnsi="Times New Roman" w:cs="Times New Roman" w:hint="eastAsia"/>
          <w:szCs w:val="21"/>
        </w:rPr>
        <w:t>Double Deep Q-Network (DDQN) with Attention and Residual variants, and Soft Actor-Critic (SAC)</w:t>
      </w:r>
      <w:r w:rsidRPr="00DD03A0">
        <w:rPr>
          <w:rFonts w:ascii="Times New Roman" w:hAnsi="Times New Roman" w:cs="Times New Roman"/>
          <w:szCs w:val="21"/>
        </w:rPr>
        <w:t>.</w:t>
      </w:r>
    </w:p>
    <w:p w14:paraId="53892F2C" w14:textId="77777777"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NumPy</w:t>
      </w:r>
      <w:r w:rsidRPr="00DD03A0">
        <w:rPr>
          <w:rFonts w:ascii="Times New Roman" w:hAnsi="Times New Roman" w:cs="Times New Roman"/>
          <w:szCs w:val="21"/>
        </w:rPr>
        <w:t>: A Python library for numerical computing (</w:t>
      </w:r>
      <w:proofErr w:type="spellStart"/>
      <w:r w:rsidRPr="00DD03A0">
        <w:rPr>
          <w:rFonts w:ascii="Times New Roman" w:hAnsi="Times New Roman" w:cs="Times New Roman"/>
          <w:szCs w:val="21"/>
        </w:rPr>
        <w:t>NumFOCUS</w:t>
      </w:r>
      <w:proofErr w:type="spellEnd"/>
      <w:r w:rsidRPr="00DD03A0">
        <w:rPr>
          <w:rFonts w:ascii="Times New Roman" w:hAnsi="Times New Roman" w:cs="Times New Roman"/>
          <w:szCs w:val="21"/>
        </w:rPr>
        <w:t>, Austin, TX, USA). Used for data processing and LEG analysis.</w:t>
      </w:r>
    </w:p>
    <w:p w14:paraId="1B9B3C68" w14:textId="77777777"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b/>
          <w:bCs/>
          <w:szCs w:val="21"/>
        </w:rPr>
        <w:t>Python</w:t>
      </w:r>
      <w:r w:rsidRPr="00DD03A0">
        <w:rPr>
          <w:rFonts w:ascii="Times New Roman" w:hAnsi="Times New Roman" w:cs="Times New Roman"/>
          <w:szCs w:val="21"/>
        </w:rPr>
        <w:t>: Programming language (Python Software Foundation, Wilmington, DE, USA).</w:t>
      </w:r>
    </w:p>
    <w:p w14:paraId="3E13CB88" w14:textId="70B70655" w:rsidR="007711FE" w:rsidRPr="00D46452" w:rsidRDefault="007711FE" w:rsidP="00E4706F">
      <w:pPr>
        <w:pStyle w:val="3"/>
        <w:spacing w:beforeLines="50" w:before="156" w:afterLines="50" w:after="156" w:line="240" w:lineRule="auto"/>
        <w:rPr>
          <w:rFonts w:cs="Times New Roman"/>
          <w:sz w:val="28"/>
          <w:szCs w:val="28"/>
        </w:rPr>
      </w:pPr>
      <w:r w:rsidRPr="00D46452">
        <w:rPr>
          <w:rFonts w:cs="Times New Roman"/>
          <w:sz w:val="28"/>
          <w:szCs w:val="28"/>
        </w:rPr>
        <w:t>2.1.4 Hardware</w:t>
      </w:r>
    </w:p>
    <w:p w14:paraId="4B3C1747" w14:textId="733FB8C3" w:rsidR="007711FE" w:rsidRPr="00DD03A0" w:rsidRDefault="007711FE"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All experiments were conducted on computing systems equipped with NVIDIA </w:t>
      </w:r>
      <w:r w:rsidR="00F87B26" w:rsidRPr="00DD03A0">
        <w:rPr>
          <w:rFonts w:ascii="Times New Roman" w:hAnsi="Times New Roman" w:cs="Times New Roman"/>
          <w:szCs w:val="21"/>
        </w:rPr>
        <w:t xml:space="preserve">A100 </w:t>
      </w:r>
      <w:r w:rsidRPr="00DD03A0">
        <w:rPr>
          <w:rFonts w:ascii="Times New Roman" w:hAnsi="Times New Roman" w:cs="Times New Roman"/>
          <w:szCs w:val="21"/>
        </w:rPr>
        <w:t>GPUs for neural network training.</w:t>
      </w:r>
    </w:p>
    <w:p w14:paraId="44D1C603" w14:textId="7FE99A45" w:rsidR="003F2605" w:rsidRPr="00D46452" w:rsidRDefault="003F2605" w:rsidP="00E4706F">
      <w:pPr>
        <w:pStyle w:val="2"/>
        <w:spacing w:beforeLines="50" w:before="156" w:afterLines="50" w:after="156" w:line="240" w:lineRule="auto"/>
        <w:rPr>
          <w:rFonts w:cs="Times New Roman"/>
          <w:szCs w:val="28"/>
        </w:rPr>
      </w:pPr>
      <w:r w:rsidRPr="00D46452">
        <w:rPr>
          <w:rFonts w:cs="Times New Roman"/>
          <w:szCs w:val="28"/>
        </w:rPr>
        <w:t xml:space="preserve">2.2 </w:t>
      </w:r>
      <w:r w:rsidR="00F87B26" w:rsidRPr="00D46452">
        <w:rPr>
          <w:rFonts w:cs="Times New Roman"/>
          <w:szCs w:val="28"/>
        </w:rPr>
        <w:t>Environment and Data</w:t>
      </w:r>
    </w:p>
    <w:p w14:paraId="35134854" w14:textId="593C6DDC" w:rsidR="00F87B26" w:rsidRPr="00D46452" w:rsidRDefault="00F87B26" w:rsidP="00E4706F">
      <w:pPr>
        <w:pStyle w:val="3"/>
        <w:spacing w:beforeLines="50" w:before="156" w:afterLines="50" w:after="156" w:line="240" w:lineRule="auto"/>
        <w:rPr>
          <w:rFonts w:cs="Times New Roman"/>
          <w:sz w:val="28"/>
          <w:szCs w:val="28"/>
        </w:rPr>
      </w:pPr>
      <w:r w:rsidRPr="00D46452">
        <w:rPr>
          <w:rFonts w:cs="Times New Roman"/>
          <w:sz w:val="28"/>
          <w:szCs w:val="28"/>
        </w:rPr>
        <w:t>2.2.1 Gym-Sepsis Simulator</w:t>
      </w:r>
    </w:p>
    <w:p w14:paraId="0CF2EF33" w14:textId="38693BFB"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We use Gym-Sepsis</w:t>
      </w:r>
      <w:r w:rsidRPr="00DD03A0">
        <w:rPr>
          <w:rFonts w:ascii="Times New Roman" w:hAnsi="Times New Roman" w:cs="Times New Roman"/>
          <w:szCs w:val="21"/>
          <w:vertAlign w:val="superscript"/>
        </w:rPr>
        <w:t>10</w:t>
      </w:r>
      <w:r w:rsidRPr="00DD03A0">
        <w:rPr>
          <w:rFonts w:ascii="Times New Roman" w:hAnsi="Times New Roman" w:cs="Times New Roman"/>
          <w:szCs w:val="21"/>
        </w:rPr>
        <w:t>, an RL simulator for ICU sepsis treatment trained on MIMIC-</w:t>
      </w:r>
      <w:r w:rsidR="00D46452">
        <w:rPr>
          <w:rFonts w:ascii="Times New Roman" w:hAnsi="Times New Roman" w:cs="Times New Roman"/>
          <w:szCs w:val="21"/>
        </w:rPr>
        <w:t>Ⅲ</w:t>
      </w:r>
      <w:r w:rsidRPr="00DD03A0">
        <w:rPr>
          <w:rFonts w:ascii="Times New Roman" w:hAnsi="Times New Roman" w:cs="Times New Roman"/>
          <w:szCs w:val="21"/>
        </w:rPr>
        <w:t xml:space="preserve"> data.</w:t>
      </w:r>
      <w:r w:rsidR="00D46452" w:rsidRPr="00DD03A0">
        <w:rPr>
          <w:rFonts w:ascii="Times New Roman" w:hAnsi="Times New Roman" w:cs="Times New Roman"/>
          <w:szCs w:val="21"/>
          <w:vertAlign w:val="superscript"/>
        </w:rPr>
        <w:t>19</w:t>
      </w:r>
    </w:p>
    <w:p w14:paraId="4DB72B44" w14:textId="2916616A"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At each timestep, the state is a 46-dimensional vector spanning laboratory values such as lactate, creatinine, and platelet count, vital signs such as blood pressure, heart rate, and SpO2, demographics including age, gender, and race, clinical severity scores including SOFA, LODS, SIRS,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xml:space="preserve">, and </w:t>
      </w:r>
      <w:proofErr w:type="spellStart"/>
      <w:r w:rsidRPr="00DD03A0">
        <w:rPr>
          <w:rFonts w:ascii="Times New Roman" w:hAnsi="Times New Roman" w:cs="Times New Roman"/>
          <w:szCs w:val="21"/>
        </w:rPr>
        <w:t>Elixhauser</w:t>
      </w:r>
      <w:proofErr w:type="spellEnd"/>
      <w:r w:rsidRPr="00DD03A0">
        <w:rPr>
          <w:rFonts w:ascii="Times New Roman" w:hAnsi="Times New Roman" w:cs="Times New Roman"/>
          <w:szCs w:val="21"/>
        </w:rPr>
        <w:t>, and treatment status including mechanical ventilation and blood culture. The SOFA score</w:t>
      </w:r>
      <w:r w:rsidRPr="00DD03A0">
        <w:rPr>
          <w:rFonts w:ascii="Times New Roman" w:hAnsi="Times New Roman" w:cs="Times New Roman"/>
          <w:szCs w:val="21"/>
          <w:vertAlign w:val="superscript"/>
        </w:rPr>
        <w:t>20</w:t>
      </w:r>
      <w:r w:rsidRPr="00DD03A0">
        <w:rPr>
          <w:rFonts w:ascii="Times New Roman" w:hAnsi="Times New Roman" w:cs="Times New Roman"/>
          <w:szCs w:val="21"/>
        </w:rPr>
        <w:t xml:space="preserve"> ranges from 0 to 24, with higher values indicating greater organ dysfunction. We use SOFA for severity stratification in </w:t>
      </w:r>
      <w:r w:rsidRPr="00D65E24">
        <w:rPr>
          <w:rFonts w:ascii="Times New Roman" w:hAnsi="Times New Roman" w:cs="Times New Roman"/>
          <w:b/>
          <w:bCs/>
          <w:szCs w:val="21"/>
        </w:rPr>
        <w:t>Section 2.5</w:t>
      </w:r>
      <w:r w:rsidRPr="00DD03A0">
        <w:rPr>
          <w:rFonts w:ascii="Times New Roman" w:hAnsi="Times New Roman" w:cs="Times New Roman"/>
          <w:szCs w:val="21"/>
        </w:rPr>
        <w:t>.</w:t>
      </w:r>
    </w:p>
    <w:p w14:paraId="66E73E6B" w14:textId="6FD721D7" w:rsidR="0084091C" w:rsidRPr="00EE2A91" w:rsidRDefault="0084091C" w:rsidP="00E4706F">
      <w:pPr>
        <w:ind w:firstLineChars="200" w:firstLine="420"/>
        <w:rPr>
          <w:rFonts w:ascii="Times New Roman" w:hAnsi="Times New Roman" w:cs="Times New Roman"/>
          <w:szCs w:val="21"/>
        </w:rPr>
      </w:pPr>
      <w:r>
        <w:rPr>
          <w:rFonts w:ascii="Times New Roman" w:hAnsi="Times New Roman" w:cs="Times New Roman" w:hint="eastAsia"/>
          <w:szCs w:val="21"/>
        </w:rPr>
        <w:t xml:space="preserve">The action space is discrete with cardinality </w:t>
      </w:r>
      <m:oMath>
        <m:d>
          <m:dPr>
            <m:begChr m:val="|"/>
            <m:endChr m:val="|"/>
            <m:ctrlPr>
              <w:rPr>
                <w:rFonts w:ascii="Cambria Math" w:hAnsi="Cambria Math" w:cs="Times New Roman"/>
                <w:i/>
                <w:szCs w:val="21"/>
              </w:rPr>
            </m:ctrlPr>
          </m:dPr>
          <m:e>
            <m:r>
              <m:rPr>
                <m:scr m:val="script"/>
              </m:rPr>
              <w:rPr>
                <w:rFonts w:ascii="Cambria Math" w:hAnsi="Cambria Math" w:cs="Times New Roman"/>
                <w:szCs w:val="21"/>
              </w:rPr>
              <m:t>A</m:t>
            </m:r>
          </m:e>
        </m:d>
        <m:r>
          <w:rPr>
            <w:rFonts w:ascii="Cambria Math" w:hAnsi="Cambria Math" w:cs="Times New Roman"/>
            <w:szCs w:val="21"/>
          </w:rPr>
          <m:t>=24</m:t>
        </m:r>
      </m:oMath>
      <w:r w:rsidR="008F541F">
        <w:rPr>
          <w:rFonts w:ascii="Times New Roman" w:hAnsi="Times New Roman" w:cs="Times New Roman" w:hint="eastAsia"/>
          <w:szCs w:val="21"/>
        </w:rPr>
        <w:t xml:space="preserve">. </w:t>
      </w:r>
      <w:r w:rsidR="008F541F" w:rsidRPr="008F541F">
        <w:rPr>
          <w:rFonts w:ascii="Times New Roman" w:hAnsi="Times New Roman" w:cs="Times New Roman"/>
          <w:szCs w:val="21"/>
        </w:rPr>
        <w:t>Actions correspond to combinations of intravenous (</w:t>
      </w:r>
      <w:r w:rsidR="00EE2A91" w:rsidRPr="00EE2A91">
        <w:rPr>
          <w:rFonts w:ascii="Times New Roman" w:eastAsia="DengXian" w:hAnsi="Times New Roman" w:cs="Times New Roman"/>
          <w:szCs w:val="21"/>
        </w:rPr>
        <w:t>Ⅳ</w:t>
      </w:r>
      <w:r w:rsidR="008F541F" w:rsidRPr="008F541F">
        <w:rPr>
          <w:rFonts w:ascii="Times New Roman" w:hAnsi="Times New Roman" w:cs="Times New Roman"/>
          <w:szCs w:val="21"/>
        </w:rPr>
        <w:t>) fluid administration and vasopressor (VP) dosage levels, each discretized into five bins. Let</w:t>
      </w:r>
    </w:p>
    <w:p w14:paraId="75BB2EA3" w14:textId="73C93DAF" w:rsidR="008F541F" w:rsidRPr="008F541F" w:rsidRDefault="001F04A2" w:rsidP="00E4706F">
      <w:pPr>
        <w:ind w:firstLineChars="200" w:firstLine="420"/>
        <w:rPr>
          <w:rFonts w:ascii="Times New Roman" w:hAnsi="Times New Roman" w:cs="Times New Roman"/>
          <w:szCs w:val="21"/>
        </w:rPr>
      </w:pPr>
      <m:oMathPara>
        <m:oMath>
          <m:r>
            <w:rPr>
              <w:rFonts w:ascii="Cambria Math" w:hAnsi="Cambria Math" w:cs="Times New Roman"/>
              <w:szCs w:val="21"/>
            </w:rPr>
            <m:t>I</m:t>
          </m:r>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t</m:t>
              </m:r>
            </m:sub>
          </m:sSub>
          <m:r>
            <w:rPr>
              <w:rFonts w:ascii="Cambria Math" w:hAnsi="Cambria Math" w:cs="Times New Roman"/>
              <w:szCs w:val="21"/>
            </w:rPr>
            <m:t>∈</m:t>
          </m:r>
          <m:d>
            <m:dPr>
              <m:begChr m:val="{"/>
              <m:endChr m:val="}"/>
              <m:ctrlPr>
                <w:rPr>
                  <w:rFonts w:ascii="Cambria Math" w:hAnsi="Cambria Math" w:cs="Times New Roman"/>
                  <w:i/>
                  <w:szCs w:val="21"/>
                </w:rPr>
              </m:ctrlPr>
            </m:dPr>
            <m:e>
              <m:r>
                <w:rPr>
                  <w:rFonts w:ascii="Cambria Math" w:hAnsi="Cambria Math" w:cs="Times New Roman"/>
                  <w:szCs w:val="21"/>
                </w:rPr>
                <m:t>0,1,2,3,4</m:t>
              </m:r>
            </m:e>
          </m:d>
          <m:r>
            <w:rPr>
              <w:rFonts w:ascii="Cambria Math" w:hAnsi="Cambria Math" w:cs="Times New Roman"/>
              <w:szCs w:val="21"/>
            </w:rPr>
            <m:t>, V</m:t>
          </m:r>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t</m:t>
              </m:r>
            </m:sub>
          </m:sSub>
          <m:r>
            <w:rPr>
              <w:rFonts w:ascii="Cambria Math" w:hAnsi="Cambria Math" w:cs="Times New Roman"/>
              <w:szCs w:val="21"/>
            </w:rPr>
            <m:t>∈</m:t>
          </m:r>
          <m:d>
            <m:dPr>
              <m:begChr m:val="{"/>
              <m:endChr m:val="}"/>
              <m:ctrlPr>
                <w:rPr>
                  <w:rFonts w:ascii="Cambria Math" w:hAnsi="Cambria Math" w:cs="Times New Roman"/>
                  <w:i/>
                  <w:szCs w:val="21"/>
                </w:rPr>
              </m:ctrlPr>
            </m:dPr>
            <m:e>
              <m:r>
                <w:rPr>
                  <w:rFonts w:ascii="Cambria Math" w:hAnsi="Cambria Math" w:cs="Times New Roman"/>
                  <w:szCs w:val="21"/>
                </w:rPr>
                <m:t>0,1,2,3,4</m:t>
              </m:r>
            </m:e>
          </m:d>
        </m:oMath>
      </m:oMathPara>
    </w:p>
    <w:p w14:paraId="63C2CE2E" w14:textId="1013BF5F" w:rsidR="008F541F" w:rsidRDefault="008F541F" w:rsidP="008F541F">
      <w:pPr>
        <w:rPr>
          <w:rFonts w:ascii="Times New Roman" w:hAnsi="Times New Roman" w:cs="Times New Roman"/>
          <w:szCs w:val="21"/>
        </w:rPr>
      </w:pPr>
      <w:r w:rsidRPr="008F541F">
        <w:rPr>
          <w:rFonts w:ascii="Times New Roman" w:hAnsi="Times New Roman" w:cs="Times New Roman"/>
          <w:szCs w:val="21"/>
        </w:rPr>
        <w:t xml:space="preserve">denote the IV and VP dosage bins at </w:t>
      </w:r>
      <w:r w:rsidR="00EE2A91">
        <w:rPr>
          <w:rFonts w:ascii="Times New Roman" w:hAnsi="Times New Roman" w:cs="Times New Roman"/>
          <w:szCs w:val="21"/>
        </w:rPr>
        <w:t xml:space="preserve">the </w:t>
      </w:r>
      <w:r w:rsidRPr="008F541F">
        <w:rPr>
          <w:rFonts w:ascii="Times New Roman" w:hAnsi="Times New Roman" w:cs="Times New Roman"/>
          <w:szCs w:val="21"/>
        </w:rPr>
        <w:t xml:space="preserve">time step </w:t>
      </w:r>
      <m:oMath>
        <m:r>
          <w:rPr>
            <w:rFonts w:ascii="Cambria Math" w:hAnsi="Cambria Math" w:cs="Times New Roman"/>
            <w:szCs w:val="21"/>
          </w:rPr>
          <m:t>t</m:t>
        </m:r>
      </m:oMath>
      <w:r w:rsidRPr="008F541F">
        <w:rPr>
          <w:rFonts w:ascii="Times New Roman" w:hAnsi="Times New Roman" w:cs="Times New Roman"/>
          <w:szCs w:val="21"/>
        </w:rPr>
        <w:t>, respectively. The resulting action index</w:t>
      </w:r>
      <w:r>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r>
          <m:rPr>
            <m:scr m:val="script"/>
          </m:rPr>
          <w:rPr>
            <w:rFonts w:ascii="Cambria Math" w:hAnsi="Cambria Math" w:cs="Times New Roman"/>
            <w:szCs w:val="21"/>
          </w:rPr>
          <m:t>∈A</m:t>
        </m:r>
      </m:oMath>
      <w:r>
        <w:rPr>
          <w:rFonts w:ascii="Times New Roman" w:hAnsi="Times New Roman" w:cs="Times New Roman" w:hint="eastAsia"/>
          <w:szCs w:val="21"/>
        </w:rPr>
        <w:t xml:space="preserve"> is defined as</w:t>
      </w:r>
    </w:p>
    <w:p w14:paraId="1BA7A064" w14:textId="337160FF" w:rsidR="008F541F" w:rsidRPr="00EE2A91" w:rsidRDefault="00000000" w:rsidP="008F541F">
      <w:pPr>
        <w:rPr>
          <w:rFonts w:ascii="Times New Roman" w:hAnsi="Times New Roman" w:cs="Times New Roman"/>
          <w:szCs w:val="21"/>
          <w:lang w:val="de-DE"/>
        </w:rPr>
      </w:pPr>
      <m:oMathPara>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r>
            <w:rPr>
              <w:rFonts w:ascii="Cambria Math" w:hAnsi="Cambria Math" w:cs="Times New Roman"/>
              <w:szCs w:val="21"/>
              <w:lang w:val="de-DE"/>
            </w:rPr>
            <m:t>=</m:t>
          </m:r>
          <m:r>
            <m:rPr>
              <m:nor/>
            </m:rPr>
            <w:rPr>
              <w:rFonts w:ascii="Cambria Math" w:hAnsi="Cambria Math" w:cs="Times New Roman"/>
              <w:szCs w:val="21"/>
              <w:lang w:val="de-DE"/>
            </w:rPr>
            <m:t>min</m:t>
          </m:r>
          <m:d>
            <m:dPr>
              <m:ctrlPr>
                <w:rPr>
                  <w:rFonts w:ascii="Cambria Math" w:hAnsi="Cambria Math" w:cs="Times New Roman"/>
                  <w:i/>
                  <w:szCs w:val="21"/>
                  <w:lang w:val="de-DE"/>
                </w:rPr>
              </m:ctrlPr>
            </m:dPr>
            <m:e>
              <m:acc>
                <m:accPr>
                  <m:chr m:val="̇"/>
                  <m:ctrlPr>
                    <w:rPr>
                      <w:rFonts w:ascii="Cambria Math" w:hAnsi="Cambria Math" w:cs="Times New Roman"/>
                      <w:i/>
                      <w:szCs w:val="21"/>
                    </w:rPr>
                  </m:ctrlPr>
                </m:accPr>
                <m:e>
                  <m:r>
                    <w:rPr>
                      <w:rFonts w:ascii="Cambria Math" w:hAnsi="Cambria Math" w:cs="Times New Roman"/>
                      <w:szCs w:val="21"/>
                      <w:lang w:val="de-DE"/>
                    </w:rPr>
                    <m:t>5</m:t>
                  </m:r>
                </m:e>
              </m:acc>
              <m:r>
                <w:rPr>
                  <w:rFonts w:ascii="Cambria Math" w:hAnsi="Cambria Math" w:cs="Times New Roman"/>
                  <w:szCs w:val="21"/>
                  <w:lang w:val="de-DE"/>
                </w:rPr>
                <m:t>⋅</m:t>
              </m:r>
              <m:r>
                <w:rPr>
                  <w:rFonts w:ascii="Cambria Math" w:hAnsi="Cambria Math" w:cs="Times New Roman"/>
                  <w:szCs w:val="21"/>
                </w:rPr>
                <m:t>I</m:t>
              </m:r>
              <m:sSub>
                <m:sSubPr>
                  <m:ctrlPr>
                    <w:rPr>
                      <w:rFonts w:ascii="Cambria Math" w:hAnsi="Cambria Math" w:cs="Times New Roman"/>
                      <w:i/>
                      <w:szCs w:val="21"/>
                    </w:rPr>
                  </m:ctrlPr>
                </m:sSubPr>
                <m:e>
                  <m:r>
                    <w:rPr>
                      <w:rFonts w:ascii="Cambria Math" w:hAnsi="Cambria Math" w:cs="Times New Roman"/>
                      <w:szCs w:val="21"/>
                    </w:rPr>
                    <m:t>V</m:t>
                  </m:r>
                </m:e>
                <m:sub>
                  <m:r>
                    <w:rPr>
                      <w:rFonts w:ascii="Cambria Math" w:hAnsi="Cambria Math" w:cs="Times New Roman"/>
                      <w:szCs w:val="21"/>
                    </w:rPr>
                    <m:t>t</m:t>
                  </m:r>
                </m:sub>
              </m:sSub>
              <m:r>
                <w:rPr>
                  <w:rFonts w:ascii="Cambria Math" w:hAnsi="Cambria Math" w:cs="Times New Roman"/>
                  <w:szCs w:val="21"/>
                  <w:lang w:val="de-DE"/>
                </w:rPr>
                <m:t>+</m:t>
              </m:r>
              <m:r>
                <w:rPr>
                  <w:rFonts w:ascii="Cambria Math" w:hAnsi="Cambria Math" w:cs="Times New Roman"/>
                  <w:szCs w:val="21"/>
                </w:rPr>
                <m:t>V</m:t>
              </m:r>
              <m:sSub>
                <m:sSubPr>
                  <m:ctrlPr>
                    <w:rPr>
                      <w:rFonts w:ascii="Cambria Math" w:hAnsi="Cambria Math" w:cs="Times New Roman"/>
                      <w:i/>
                      <w:szCs w:val="21"/>
                    </w:rPr>
                  </m:ctrlPr>
                </m:sSubPr>
                <m:e>
                  <m:r>
                    <w:rPr>
                      <w:rFonts w:ascii="Cambria Math" w:hAnsi="Cambria Math" w:cs="Times New Roman"/>
                      <w:szCs w:val="21"/>
                    </w:rPr>
                    <m:t>P</m:t>
                  </m:r>
                </m:e>
                <m:sub>
                  <m:r>
                    <w:rPr>
                      <w:rFonts w:ascii="Cambria Math" w:hAnsi="Cambria Math" w:cs="Times New Roman"/>
                      <w:szCs w:val="21"/>
                    </w:rPr>
                    <m:t>t</m:t>
                  </m:r>
                </m:sub>
              </m:sSub>
              <m:r>
                <w:rPr>
                  <w:rFonts w:ascii="Cambria Math" w:hAnsi="Cambria Math" w:cs="Times New Roman"/>
                  <w:szCs w:val="21"/>
                  <w:lang w:val="de-DE"/>
                </w:rPr>
                <m:t>, 23</m:t>
              </m:r>
            </m:e>
          </m:d>
        </m:oMath>
      </m:oMathPara>
    </w:p>
    <w:p w14:paraId="679F1CC6" w14:textId="56C1EB9D" w:rsidR="008F541F" w:rsidRPr="00EE2A91" w:rsidRDefault="008F541F" w:rsidP="00EE2A91">
      <w:pPr>
        <w:rPr>
          <w:rFonts w:ascii="Times New Roman" w:hAnsi="Times New Roman" w:cs="Times New Roman"/>
          <w:szCs w:val="21"/>
        </w:rPr>
      </w:pPr>
      <w:r w:rsidRPr="008F541F">
        <w:rPr>
          <w:rFonts w:ascii="Times New Roman" w:hAnsi="Times New Roman" w:cs="Times New Roman"/>
          <w:szCs w:val="21"/>
        </w:rPr>
        <w:t xml:space="preserve">which maps the </w:t>
      </w:r>
      <w:r w:rsidR="00A446A1" w:rsidRPr="00A446A1">
        <w:rPr>
          <w:rFonts w:ascii="Times New Roman" w:hAnsi="Times New Roman" w:cs="Times New Roman"/>
          <w:szCs w:val="21"/>
        </w:rPr>
        <w:t>5</w:t>
      </w:r>
      <w:r w:rsidR="00A446A1">
        <w:rPr>
          <w:rFonts w:ascii="Times New Roman" w:hAnsi="Times New Roman" w:cs="Times New Roman" w:hint="eastAsia"/>
          <w:szCs w:val="21"/>
        </w:rPr>
        <w:t xml:space="preserve"> </w:t>
      </w:r>
      <w:r w:rsidR="00A446A1" w:rsidRPr="00A446A1">
        <w:rPr>
          <w:rFonts w:ascii="Times New Roman" w:hAnsi="Times New Roman" w:cs="Times New Roman"/>
          <w:szCs w:val="21"/>
        </w:rPr>
        <w:t>×</w:t>
      </w:r>
      <w:r w:rsidR="00A446A1">
        <w:rPr>
          <w:rFonts w:ascii="Times New Roman" w:hAnsi="Times New Roman" w:cs="Times New Roman" w:hint="eastAsia"/>
          <w:szCs w:val="21"/>
        </w:rPr>
        <w:t xml:space="preserve"> </w:t>
      </w:r>
      <w:r w:rsidR="00A446A1" w:rsidRPr="00A446A1">
        <w:rPr>
          <w:rFonts w:ascii="Times New Roman" w:hAnsi="Times New Roman" w:cs="Times New Roman"/>
          <w:szCs w:val="21"/>
        </w:rPr>
        <w:t>5</w:t>
      </w:r>
      <w:r w:rsidR="00A446A1">
        <w:rPr>
          <w:rFonts w:ascii="Times New Roman" w:hAnsi="Times New Roman" w:cs="Times New Roman" w:hint="eastAsia"/>
          <w:szCs w:val="21"/>
        </w:rPr>
        <w:t xml:space="preserve"> </w:t>
      </w:r>
      <w:r w:rsidRPr="008F541F">
        <w:rPr>
          <w:rFonts w:ascii="Times New Roman" w:hAnsi="Times New Roman" w:cs="Times New Roman"/>
          <w:szCs w:val="21"/>
        </w:rPr>
        <w:t xml:space="preserve">dosage grid to a single discrete action while capping the maximum combined dosage at action </w:t>
      </w:r>
      <w:r w:rsidR="00A446A1">
        <w:rPr>
          <w:rFonts w:ascii="Times New Roman" w:hAnsi="Times New Roman" w:cs="Times New Roman" w:hint="eastAsia"/>
          <w:szCs w:val="21"/>
        </w:rPr>
        <w:t>23</w:t>
      </w:r>
      <w:r>
        <w:rPr>
          <w:rFonts w:ascii="Times New Roman" w:hAnsi="Times New Roman" w:cs="Times New Roman" w:hint="eastAsia"/>
          <w:szCs w:val="21"/>
        </w:rPr>
        <w:t>.</w:t>
      </w:r>
      <w:r w:rsidRPr="008F541F">
        <w:rPr>
          <w:rFonts w:ascii="Times New Roman" w:hAnsi="Times New Roman" w:cs="Times New Roman"/>
          <w:szCs w:val="21"/>
        </w:rPr>
        <w:t xml:space="preserve"> This construction ensures a compact action representation while preventing extreme joint treatment intensities.</w:t>
      </w:r>
    </w:p>
    <w:p w14:paraId="7BF84DCE" w14:textId="64EA49DA" w:rsidR="0084091C" w:rsidRDefault="008F541F" w:rsidP="00A446A1">
      <w:pPr>
        <w:ind w:firstLineChars="200" w:firstLine="420"/>
        <w:rPr>
          <w:rFonts w:ascii="Times New Roman" w:hAnsi="Times New Roman" w:cs="Times New Roman"/>
          <w:szCs w:val="21"/>
        </w:rPr>
      </w:pPr>
      <w:r w:rsidRPr="008F541F">
        <w:rPr>
          <w:rFonts w:ascii="Times New Roman" w:hAnsi="Times New Roman" w:cs="Times New Roman"/>
          <w:szCs w:val="21"/>
        </w:rPr>
        <w:t>Episodes correspond to individual ICU stays and evolve in fixed 4-hour time steps. An episode terminates upon patient discharge or in-hospital death.</w:t>
      </w:r>
    </w:p>
    <w:p w14:paraId="25D81251" w14:textId="1063CE69" w:rsidR="008F541F" w:rsidRDefault="008F541F" w:rsidP="00A446A1">
      <w:pPr>
        <w:ind w:firstLineChars="200" w:firstLine="420"/>
        <w:rPr>
          <w:rFonts w:ascii="Times New Roman" w:hAnsi="Times New Roman" w:cs="Times New Roman"/>
          <w:szCs w:val="21"/>
        </w:rPr>
      </w:pPr>
      <w:r w:rsidRPr="008F541F">
        <w:rPr>
          <w:rFonts w:ascii="Times New Roman" w:hAnsi="Times New Roman" w:cs="Times New Roman"/>
          <w:szCs w:val="21"/>
        </w:rPr>
        <w:t xml:space="preserve">We adopt a sparse terminal reward structure. Let </w:t>
      </w:r>
      <w:r w:rsidR="00A446A1" w:rsidRPr="00A446A1">
        <w:rPr>
          <w:rFonts w:ascii="Times New Roman" w:hAnsi="Times New Roman" w:cs="Times New Roman" w:hint="eastAsia"/>
          <w:i/>
          <w:iCs/>
          <w:szCs w:val="21"/>
        </w:rPr>
        <w:t>T</w:t>
      </w:r>
      <w:r w:rsidR="00A446A1">
        <w:rPr>
          <w:rFonts w:ascii="Times New Roman" w:hAnsi="Times New Roman" w:cs="Times New Roman" w:hint="eastAsia"/>
          <w:szCs w:val="21"/>
        </w:rPr>
        <w:t xml:space="preserve"> </w:t>
      </w:r>
      <w:r w:rsidRPr="008F541F">
        <w:rPr>
          <w:rFonts w:ascii="Times New Roman" w:hAnsi="Times New Roman" w:cs="Times New Roman"/>
          <w:szCs w:val="21"/>
        </w:rPr>
        <w:t xml:space="preserve">denote the terminal time step of an episode. The reward function </w:t>
      </w:r>
      <w:r w:rsidR="00A446A1" w:rsidRPr="00A446A1">
        <w:rPr>
          <w:rFonts w:ascii="Times New Roman" w:hAnsi="Times New Roman" w:cs="Times New Roman" w:hint="eastAsia"/>
          <w:i/>
          <w:iCs/>
          <w:szCs w:val="21"/>
        </w:rPr>
        <w:t>r</w:t>
      </w:r>
      <w:r w:rsidR="00A446A1" w:rsidRPr="00A446A1">
        <w:rPr>
          <w:rFonts w:ascii="Times New Roman" w:hAnsi="Times New Roman" w:cs="Times New Roman" w:hint="eastAsia"/>
          <w:i/>
          <w:iCs/>
          <w:szCs w:val="21"/>
          <w:vertAlign w:val="subscript"/>
        </w:rPr>
        <w:t>t</w:t>
      </w:r>
      <w:r w:rsidR="00EE2A91">
        <w:rPr>
          <w:rFonts w:ascii="Times New Roman" w:hAnsi="Times New Roman" w:cs="Times New Roman" w:hint="eastAsia"/>
          <w:szCs w:val="21"/>
        </w:rPr>
        <w:t xml:space="preserve"> </w:t>
      </w:r>
      <w:r w:rsidRPr="008F541F">
        <w:rPr>
          <w:rFonts w:ascii="Times New Roman" w:hAnsi="Times New Roman" w:cs="Times New Roman"/>
          <w:szCs w:val="21"/>
        </w:rPr>
        <w:t>is defined as</w:t>
      </w:r>
    </w:p>
    <w:p w14:paraId="21821840" w14:textId="18F9961C" w:rsidR="008F541F" w:rsidRPr="008F541F" w:rsidRDefault="00000000" w:rsidP="008F541F">
      <w:pP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t</m:t>
              </m:r>
            </m:sub>
          </m:sSub>
          <m:r>
            <w:rPr>
              <w:rFonts w:ascii="Cambria Math" w:hAnsi="Cambria Math" w:cs="Times New Roman"/>
              <w:szCs w:val="21"/>
            </w:rPr>
            <m:t xml:space="preserve">= </m:t>
          </m:r>
          <m:d>
            <m:dPr>
              <m:begChr m:val="{"/>
              <m:endChr m:val=""/>
              <m:ctrlPr>
                <w:rPr>
                  <w:rFonts w:ascii="Cambria Math" w:hAnsi="Cambria Math" w:cs="Times New Roman"/>
                  <w:i/>
                  <w:szCs w:val="21"/>
                </w:rPr>
              </m:ctrlPr>
            </m:dPr>
            <m:e>
              <m:eqArr>
                <m:eqArrPr>
                  <m:ctrlPr>
                    <w:rPr>
                      <w:rFonts w:ascii="Cambria Math" w:hAnsi="Cambria Math" w:cs="Times New Roman"/>
                      <w:i/>
                      <w:szCs w:val="21"/>
                    </w:rPr>
                  </m:ctrlPr>
                </m:eqArrPr>
                <m:e>
                  <m:r>
                    <w:rPr>
                      <w:rFonts w:ascii="Cambria Math" w:hAnsi="Cambria Math" w:cs="Times New Roman"/>
                      <w:szCs w:val="21"/>
                    </w:rPr>
                    <m:t xml:space="preserve">+15, </m:t>
                  </m:r>
                  <m:r>
                    <m:rPr>
                      <m:nor/>
                    </m:rPr>
                    <w:rPr>
                      <w:rFonts w:ascii="Cambria Math" w:hAnsi="Cambria Math" w:cs="Times New Roman" w:hint="eastAsia"/>
                      <w:szCs w:val="21"/>
                    </w:rPr>
                    <m:t xml:space="preserve">if the patient survives and is dicharged at </m:t>
                  </m:r>
                  <m:r>
                    <m:rPr>
                      <m:nor/>
                    </m:rPr>
                    <w:rPr>
                      <w:rFonts w:ascii="Cambria Math" w:hAnsi="Cambria Math" w:cs="Times New Roman"/>
                      <w:i/>
                      <w:szCs w:val="21"/>
                    </w:rPr>
                    <m:t>t</m:t>
                  </m:r>
                  <m:r>
                    <m:rPr>
                      <m:nor/>
                    </m:rPr>
                    <w:rPr>
                      <w:rFonts w:ascii="Cambria Math" w:hAnsi="Cambria Math" w:cs="Times New Roman" w:hint="eastAsia"/>
                      <w:i/>
                      <w:szCs w:val="21"/>
                    </w:rPr>
                    <m:t xml:space="preserve">  </m:t>
                  </m:r>
                  <m:r>
                    <m:rPr>
                      <m:nor/>
                    </m:rPr>
                    <w:rPr>
                      <w:rFonts w:ascii="Cambria Math" w:hAnsi="Cambria Math" w:cs="Times New Roman"/>
                      <w:szCs w:val="21"/>
                    </w:rPr>
                    <m:t>=</m:t>
                  </m:r>
                  <m:r>
                    <m:rPr>
                      <m:nor/>
                    </m:rPr>
                    <w:rPr>
                      <w:rFonts w:ascii="Cambria Math" w:hAnsi="Cambria Math" w:cs="Times New Roman" w:hint="eastAsia"/>
                      <w:szCs w:val="21"/>
                    </w:rPr>
                    <m:t xml:space="preserve"> </m:t>
                  </m:r>
                  <m:r>
                    <m:rPr>
                      <m:nor/>
                    </m:rPr>
                    <w:rPr>
                      <w:rFonts w:ascii="Cambria Math" w:hAnsi="Cambria Math" w:cs="Times New Roman" w:hint="eastAsia"/>
                      <w:i/>
                      <w:szCs w:val="21"/>
                    </w:rPr>
                    <m:t>T</m:t>
                  </m:r>
                </m:e>
                <m:e>
                  <m:r>
                    <w:rPr>
                      <w:rFonts w:ascii="Cambria Math" w:hAnsi="Cambria Math" w:cs="Times New Roman"/>
                      <w:szCs w:val="21"/>
                    </w:rPr>
                    <m:t>-15,</m:t>
                  </m:r>
                  <m:r>
                    <m:rPr>
                      <m:nor/>
                    </m:rPr>
                    <w:rPr>
                      <w:rFonts w:ascii="Cambria Math" w:hAnsi="Cambria Math" w:cs="Times New Roman" w:hint="eastAsia"/>
                      <w:szCs w:val="21"/>
                    </w:rPr>
                    <m:t xml:space="preserve"> if the patient dies at </m:t>
                  </m:r>
                  <w:proofErr w:type="spellStart"/>
                  <m:r>
                    <m:rPr>
                      <m:nor/>
                    </m:rPr>
                    <w:rPr>
                      <w:rFonts w:ascii="Cambria Math" w:hAnsi="Cambria Math" w:cs="Times New Roman"/>
                      <w:i/>
                      <w:szCs w:val="21"/>
                    </w:rPr>
                    <m:t>t</m:t>
                  </m:r>
                  <w:proofErr w:type="spellEnd"/>
                  <m:r>
                    <m:rPr>
                      <m:nor/>
                    </m:rPr>
                    <w:rPr>
                      <w:rFonts w:ascii="Cambria Math" w:hAnsi="Cambria Math" w:cs="Times New Roman" w:hint="eastAsia"/>
                      <w:i/>
                      <w:szCs w:val="21"/>
                    </w:rPr>
                    <m:t xml:space="preserve">  </m:t>
                  </m:r>
                  <m:r>
                    <m:rPr>
                      <m:nor/>
                    </m:rPr>
                    <w:rPr>
                      <w:rFonts w:ascii="Cambria Math" w:hAnsi="Cambria Math" w:cs="Times New Roman" w:hint="eastAsia"/>
                      <w:szCs w:val="21"/>
                    </w:rPr>
                    <m:t xml:space="preserve">= </m:t>
                  </m:r>
                  <m:r>
                    <m:rPr>
                      <m:nor/>
                    </m:rPr>
                    <w:rPr>
                      <w:rFonts w:ascii="Cambria Math" w:hAnsi="Cambria Math" w:cs="Times New Roman"/>
                      <w:i/>
                      <w:szCs w:val="21"/>
                    </w:rPr>
                    <m:t>T</m:t>
                  </m:r>
                </m:e>
                <m:e>
                  <m:r>
                    <w:rPr>
                      <w:rFonts w:ascii="Cambria Math" w:hAnsi="Cambria Math" w:cs="Times New Roman"/>
                      <w:szCs w:val="21"/>
                    </w:rPr>
                    <m:t>0,</m:t>
                  </m:r>
                  <m:r>
                    <m:rPr>
                      <m:nor/>
                    </m:rPr>
                    <w:rPr>
                      <w:rFonts w:ascii="Cambria Math" w:hAnsi="Cambria Math" w:cs="Times New Roman" w:hint="eastAsia"/>
                      <w:szCs w:val="21"/>
                    </w:rPr>
                    <m:t xml:space="preserve"> otherwise.</m:t>
                  </m:r>
                </m:e>
              </m:eqArr>
            </m:e>
          </m:d>
        </m:oMath>
      </m:oMathPara>
    </w:p>
    <w:p w14:paraId="49348C3D" w14:textId="4D95DFB7" w:rsidR="008F541F" w:rsidRPr="0084091C" w:rsidRDefault="008F541F" w:rsidP="00A446A1">
      <w:pPr>
        <w:ind w:firstLineChars="200" w:firstLine="420"/>
        <w:rPr>
          <w:rFonts w:ascii="Times New Roman" w:hAnsi="Times New Roman" w:cs="Times New Roman"/>
          <w:szCs w:val="21"/>
        </w:rPr>
      </w:pPr>
      <w:r>
        <w:rPr>
          <w:rFonts w:ascii="Times New Roman" w:hAnsi="Times New Roman" w:cs="Times New Roman" w:hint="eastAsia"/>
          <w:szCs w:val="21"/>
        </w:rPr>
        <w:t>Thus, all intermediate time steps receive zero reward, and learning is driven entirely by the terminal clinical outcome.</w:t>
      </w:r>
    </w:p>
    <w:p w14:paraId="40E972F0" w14:textId="77777777" w:rsidR="00F87B26" w:rsidRPr="00D65E24" w:rsidRDefault="00F87B26" w:rsidP="00E4706F">
      <w:pPr>
        <w:pStyle w:val="3"/>
        <w:spacing w:beforeLines="50" w:before="156" w:afterLines="50" w:after="156" w:line="240" w:lineRule="auto"/>
        <w:rPr>
          <w:rFonts w:cs="Times New Roman"/>
          <w:sz w:val="28"/>
          <w:szCs w:val="28"/>
        </w:rPr>
      </w:pPr>
      <w:r w:rsidRPr="00D65E24">
        <w:rPr>
          <w:rFonts w:cs="Times New Roman"/>
          <w:sz w:val="28"/>
          <w:szCs w:val="28"/>
        </w:rPr>
        <w:lastRenderedPageBreak/>
        <w:t>2.2.2 Offline Training Dataset</w:t>
      </w:r>
    </w:p>
    <w:p w14:paraId="43513196" w14:textId="3DE6F060"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We generated an offline dataset of 2,105 episodes with approximately 20K transitions using a heuristic policy based on clinical guidelines</w:t>
      </w:r>
      <w:r w:rsidRPr="00DD03A0">
        <w:rPr>
          <w:rFonts w:ascii="Times New Roman" w:hAnsi="Times New Roman" w:cs="Times New Roman"/>
          <w:szCs w:val="21"/>
          <w:vertAlign w:val="superscript"/>
        </w:rPr>
        <w:t>4,21</w:t>
      </w:r>
      <w:r w:rsidRPr="00DD03A0">
        <w:rPr>
          <w:rFonts w:ascii="Times New Roman" w:hAnsi="Times New Roman" w:cs="Times New Roman"/>
          <w:szCs w:val="21"/>
        </w:rPr>
        <w:t xml:space="preserve">, achieving 94.6% survival. All episodes were used for training without held-out validation or test sets from the offline data. Performance evaluation was conducted by running trained policies on 500 newly sampled episodes in the gym-sepsis simulator as described in </w:t>
      </w:r>
      <w:r w:rsidRPr="00D65E24">
        <w:rPr>
          <w:rFonts w:ascii="Times New Roman" w:hAnsi="Times New Roman" w:cs="Times New Roman"/>
          <w:b/>
          <w:szCs w:val="21"/>
        </w:rPr>
        <w:t>Section 2.6</w:t>
      </w:r>
      <w:r w:rsidRPr="00DD03A0">
        <w:rPr>
          <w:rFonts w:ascii="Times New Roman" w:hAnsi="Times New Roman" w:cs="Times New Roman"/>
          <w:szCs w:val="21"/>
        </w:rPr>
        <w:t>.</w:t>
      </w:r>
    </w:p>
    <w:p w14:paraId="1B08C636" w14:textId="77777777" w:rsidR="00F87B26" w:rsidRPr="00D65E24" w:rsidRDefault="00F87B26" w:rsidP="00E4706F">
      <w:pPr>
        <w:pStyle w:val="2"/>
        <w:spacing w:beforeLines="50" w:before="156" w:afterLines="50" w:after="156" w:line="240" w:lineRule="auto"/>
        <w:rPr>
          <w:rFonts w:cs="Times New Roman"/>
          <w:szCs w:val="28"/>
        </w:rPr>
      </w:pPr>
      <w:r w:rsidRPr="00D65E24">
        <w:rPr>
          <w:rFonts w:cs="Times New Roman"/>
          <w:szCs w:val="28"/>
        </w:rPr>
        <w:t>2.3 Algorithms</w:t>
      </w:r>
    </w:p>
    <w:p w14:paraId="6D29387C" w14:textId="77777777" w:rsidR="00F87B26" w:rsidRPr="00DD03A0" w:rsidRDefault="00F87B2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compare 3 offline RL algorithms representing different learning paradigms: Behavior Cloning for supervised learning, Conservative Q-Learning for offline Q-learning, and Deep Q-Network as online RL adapted for offline evaluation. All algorithms use the same neural network architecture for fair comparison, a 3-layer multilayer perceptron with hidden dimensions of 256, 256, and 128 with </w:t>
      </w:r>
      <w:proofErr w:type="spellStart"/>
      <w:r w:rsidRPr="00DD03A0">
        <w:rPr>
          <w:rFonts w:ascii="Times New Roman" w:hAnsi="Times New Roman" w:cs="Times New Roman"/>
          <w:szCs w:val="21"/>
        </w:rPr>
        <w:t>ReLU</w:t>
      </w:r>
      <w:proofErr w:type="spellEnd"/>
      <w:r w:rsidRPr="00DD03A0">
        <w:rPr>
          <w:rFonts w:ascii="Times New Roman" w:hAnsi="Times New Roman" w:cs="Times New Roman"/>
          <w:szCs w:val="21"/>
        </w:rPr>
        <w:t xml:space="preserve"> activations.</w:t>
      </w:r>
    </w:p>
    <w:p w14:paraId="056B6454" w14:textId="77777777" w:rsidR="00F87B26" w:rsidRPr="00D65E24" w:rsidRDefault="00F87B26" w:rsidP="00E4706F">
      <w:pPr>
        <w:pStyle w:val="3"/>
        <w:spacing w:beforeLines="50" w:before="156" w:afterLines="50" w:after="156" w:line="240" w:lineRule="auto"/>
        <w:rPr>
          <w:rFonts w:cs="Times New Roman"/>
          <w:sz w:val="28"/>
          <w:szCs w:val="28"/>
        </w:rPr>
      </w:pPr>
      <w:r w:rsidRPr="00D65E24">
        <w:rPr>
          <w:rFonts w:cs="Times New Roman"/>
          <w:sz w:val="28"/>
          <w:szCs w:val="28"/>
        </w:rPr>
        <w:t>2.3.1 Behavior Cloning (BC)</w:t>
      </w:r>
    </w:p>
    <w:p w14:paraId="7E2DFD16" w14:textId="7563FBC5" w:rsidR="001E3D11" w:rsidRPr="00DD03A0" w:rsidRDefault="00F87B26" w:rsidP="00A446A1">
      <w:pPr>
        <w:ind w:firstLineChars="200" w:firstLine="420"/>
        <w:rPr>
          <w:rFonts w:ascii="Times New Roman" w:hAnsi="Times New Roman" w:cs="Times New Roman"/>
          <w:szCs w:val="21"/>
        </w:rPr>
      </w:pPr>
      <w:r w:rsidRPr="00DD03A0">
        <w:rPr>
          <w:rFonts w:ascii="Times New Roman" w:hAnsi="Times New Roman" w:cs="Times New Roman"/>
          <w:szCs w:val="21"/>
        </w:rPr>
        <w:t>Behavior Cloning treats offline RL as a supervised learning problem, training a policy to imitate the behavioral policy by minimizing the negative log-likelihood of observed actions</w:t>
      </w:r>
      <w:r w:rsidR="00D65E24">
        <w:rPr>
          <w:rFonts w:ascii="Times New Roman" w:hAnsi="Times New Roman" w:cs="Times New Roman" w:hint="eastAsia"/>
          <w:szCs w:val="21"/>
        </w:rPr>
        <w:t>.</w:t>
      </w:r>
      <w:r w:rsidRPr="00DD03A0">
        <w:rPr>
          <w:rFonts w:ascii="Times New Roman" w:hAnsi="Times New Roman" w:cs="Times New Roman"/>
          <w:szCs w:val="21"/>
          <w:vertAlign w:val="superscript"/>
        </w:rPr>
        <w:t>16</w:t>
      </w:r>
      <w:r w:rsidRPr="00DD03A0">
        <w:rPr>
          <w:rFonts w:ascii="Times New Roman" w:hAnsi="Times New Roman" w:cs="Times New Roman"/>
          <w:szCs w:val="21"/>
        </w:rPr>
        <w:t xml:space="preserve"> Given a dataset </w:t>
      </w:r>
      <w:commentRangeStart w:id="1"/>
      <w:commentRangeStart w:id="2"/>
      <m:oMath>
        <m:r>
          <w:rPr>
            <w:rFonts w:ascii="Cambria Math" w:hAnsi="Cambria Math" w:cs="Times New Roman"/>
            <w:szCs w:val="21"/>
          </w:rPr>
          <m:t>D</m:t>
        </m:r>
        <m:r>
          <m:rPr>
            <m:sty m:val="p"/>
          </m:rPr>
          <w:rPr>
            <w:rFonts w:ascii="Cambria Math" w:hAnsi="Cambria Math" w:cs="Times New Roman"/>
            <w:szCs w:val="21"/>
          </w:rPr>
          <m:t xml:space="preserve"> = </m:t>
        </m:r>
        <m:sSubSup>
          <m:sSubSupPr>
            <m:ctrlPr>
              <w:rPr>
                <w:rFonts w:ascii="Cambria Math" w:hAnsi="Cambria Math" w:cs="Times New Roman"/>
                <w:szCs w:val="21"/>
              </w:rPr>
            </m:ctrlPr>
          </m:sSubSupPr>
          <m:e>
            <m:d>
              <m:dPr>
                <m:begChr m:val="{"/>
                <m:endChr m:val="}"/>
                <m:ctrlPr>
                  <w:rPr>
                    <w:rFonts w:ascii="Cambria Math" w:hAnsi="Cambria Math" w:cs="Times New Roman"/>
                    <w:szCs w:val="21"/>
                  </w:rPr>
                </m:ctrlPr>
              </m:dPr>
              <m:e>
                <m:d>
                  <m:dPr>
                    <m:ctrlPr>
                      <w:rPr>
                        <w:rFonts w:ascii="Cambria Math" w:hAnsi="Cambria Math" w:cs="Times New Roman"/>
                        <w:szCs w:val="21"/>
                      </w:rPr>
                    </m:ctrlPr>
                  </m:dPr>
                  <m:e>
                    <m:sSub>
                      <m:sSubPr>
                        <m:ctrlPr>
                          <w:rPr>
                            <w:rFonts w:ascii="Cambria Math" w:hAnsi="Cambria Math" w:cs="Times New Roman"/>
                            <w:szCs w:val="21"/>
                          </w:rPr>
                        </m:ctrlPr>
                      </m:sSubPr>
                      <m:e>
                        <m:r>
                          <w:rPr>
                            <w:rFonts w:ascii="Cambria Math" w:hAnsi="Cambria Math" w:cs="Times New Roman"/>
                            <w:szCs w:val="21"/>
                          </w:rPr>
                          <m:t>s</m:t>
                        </m:r>
                      </m:e>
                      <m:sub>
                        <m:r>
                          <w:rPr>
                            <w:rFonts w:ascii="Cambria Math" w:hAnsi="Cambria Math" w:cs="Times New Roman"/>
                            <w:szCs w:val="21"/>
                          </w:rPr>
                          <m:t>i</m:t>
                        </m:r>
                      </m:sub>
                    </m:sSub>
                    <m:r>
                      <m:rPr>
                        <m:sty m:val="p"/>
                      </m:rPr>
                      <w:rPr>
                        <w:rFonts w:ascii="Cambria Math" w:hAnsi="Cambria Math" w:cs="Times New Roman"/>
                        <w:szCs w:val="21"/>
                      </w:rPr>
                      <m:t xml:space="preserve">, </m:t>
                    </m:r>
                    <m:sSub>
                      <m:sSubPr>
                        <m:ctrlPr>
                          <w:rPr>
                            <w:rFonts w:ascii="Cambria Math" w:hAnsi="Cambria Math" w:cs="Times New Roman"/>
                            <w:szCs w:val="21"/>
                          </w:rPr>
                        </m:ctrlPr>
                      </m:sSubPr>
                      <m:e>
                        <m:r>
                          <w:rPr>
                            <w:rFonts w:ascii="Cambria Math" w:hAnsi="Cambria Math" w:cs="Times New Roman"/>
                            <w:szCs w:val="21"/>
                          </w:rPr>
                          <m:t>a</m:t>
                        </m:r>
                      </m:e>
                      <m:sub>
                        <m:r>
                          <w:rPr>
                            <w:rFonts w:ascii="Cambria Math" w:hAnsi="Cambria Math" w:cs="Times New Roman"/>
                            <w:szCs w:val="21"/>
                          </w:rPr>
                          <m:t>i</m:t>
                        </m:r>
                      </m:sub>
                    </m:sSub>
                  </m:e>
                </m:d>
              </m:e>
            </m:d>
          </m:e>
          <m:sub>
            <m:r>
              <w:rPr>
                <w:rFonts w:ascii="Cambria Math" w:hAnsi="Cambria Math" w:cs="Times New Roman"/>
                <w:szCs w:val="21"/>
              </w:rPr>
              <m:t>i=1</m:t>
            </m:r>
          </m:sub>
          <m:sup>
            <m:r>
              <w:rPr>
                <w:rFonts w:ascii="Cambria Math" w:hAnsi="Cambria Math" w:cs="Times New Roman"/>
                <w:szCs w:val="21"/>
              </w:rPr>
              <m:t>N</m:t>
            </m:r>
          </m:sup>
        </m:sSubSup>
      </m:oMath>
      <w:r w:rsidRPr="00DD03A0">
        <w:rPr>
          <w:rFonts w:ascii="Times New Roman" w:hAnsi="Times New Roman" w:cs="Times New Roman"/>
          <w:szCs w:val="21"/>
        </w:rPr>
        <w:t xml:space="preserve"> </w:t>
      </w:r>
      <w:commentRangeEnd w:id="1"/>
      <w:r w:rsidR="008C5D31" w:rsidRPr="00DD03A0">
        <w:rPr>
          <w:rStyle w:val="af2"/>
          <w:rFonts w:ascii="Times New Roman" w:hAnsi="Times New Roman" w:cs="Times New Roman"/>
        </w:rPr>
        <w:commentReference w:id="1"/>
      </w:r>
      <w:commentRangeEnd w:id="2"/>
      <w:r w:rsidR="00DB534F">
        <w:rPr>
          <w:rStyle w:val="af2"/>
        </w:rPr>
        <w:commentReference w:id="2"/>
      </w:r>
      <w:r w:rsidRPr="00DD03A0">
        <w:rPr>
          <w:rFonts w:ascii="Times New Roman" w:hAnsi="Times New Roman" w:cs="Times New Roman"/>
          <w:szCs w:val="21"/>
        </w:rPr>
        <w:t>of state-action pairs, BC learns a policy</w:t>
      </w:r>
      <w:commentRangeStart w:id="4"/>
      <w:commentRangeStart w:id="5"/>
      <w:r w:rsidRPr="00DD03A0">
        <w:rPr>
          <w:rFonts w:ascii="Times New Roman" w:hAnsi="Times New Roman" w:cs="Times New Roman"/>
          <w:szCs w:val="21"/>
        </w:rPr>
        <w:t xml:space="preserve"> </w:t>
      </w:r>
      <m:oMath>
        <m:sSub>
          <m:sSubPr>
            <m:ctrlPr>
              <w:rPr>
                <w:rFonts w:ascii="Cambria Math" w:hAnsi="Cambria Math" w:cs="Times New Roman"/>
                <w:i/>
                <w:iCs/>
                <w:szCs w:val="21"/>
              </w:rPr>
            </m:ctrlPr>
          </m:sSubPr>
          <m:e>
            <m:r>
              <w:rPr>
                <w:rFonts w:ascii="Cambria Math" w:hAnsi="Cambria Math" w:cs="Times New Roman"/>
                <w:szCs w:val="21"/>
              </w:rPr>
              <m:t>π</m:t>
            </m:r>
          </m:e>
          <m:sub>
            <m:r>
              <w:rPr>
                <w:rFonts w:ascii="Cambria Math" w:hAnsi="Cambria Math" w:cs="Times New Roman"/>
                <w:szCs w:val="21"/>
              </w:rPr>
              <m:t>θ</m:t>
            </m:r>
            <m:d>
              <m:dPr>
                <m:ctrlPr>
                  <w:rPr>
                    <w:rFonts w:ascii="Cambria Math" w:hAnsi="Cambria Math" w:cs="Times New Roman"/>
                    <w:i/>
                    <w:iCs/>
                    <w:szCs w:val="21"/>
                  </w:rPr>
                </m:ctrlPr>
              </m:dPr>
              <m:e>
                <m:r>
                  <w:rPr>
                    <w:rFonts w:ascii="Cambria Math" w:hAnsi="Cambria Math" w:cs="Times New Roman"/>
                    <w:szCs w:val="21"/>
                  </w:rPr>
                  <m:t>a</m:t>
                </m:r>
              </m:e>
              <m:e>
                <m:r>
                  <w:rPr>
                    <w:rFonts w:ascii="Cambria Math" w:hAnsi="Cambria Math" w:cs="Times New Roman"/>
                    <w:szCs w:val="21"/>
                  </w:rPr>
                  <m:t>s</m:t>
                </m:r>
              </m:e>
            </m:d>
          </m:sub>
        </m:sSub>
      </m:oMath>
      <w:r w:rsidRPr="00DD03A0">
        <w:rPr>
          <w:rFonts w:ascii="Times New Roman" w:hAnsi="Times New Roman" w:cs="Times New Roman"/>
          <w:szCs w:val="21"/>
        </w:rPr>
        <w:t xml:space="preserve"> </w:t>
      </w:r>
      <w:commentRangeEnd w:id="4"/>
      <w:r w:rsidR="008C5D31" w:rsidRPr="00DD03A0">
        <w:rPr>
          <w:rStyle w:val="af2"/>
          <w:rFonts w:ascii="Times New Roman" w:hAnsi="Times New Roman" w:cs="Times New Roman"/>
        </w:rPr>
        <w:commentReference w:id="4"/>
      </w:r>
      <w:commentRangeEnd w:id="5"/>
      <w:r w:rsidR="00DB534F">
        <w:rPr>
          <w:rStyle w:val="af2"/>
        </w:rPr>
        <w:commentReference w:id="5"/>
      </w:r>
      <w:r w:rsidRPr="00DD03A0">
        <w:rPr>
          <w:rFonts w:ascii="Times New Roman" w:hAnsi="Times New Roman" w:cs="Times New Roman"/>
          <w:szCs w:val="21"/>
        </w:rPr>
        <w:t>by solving:</w:t>
      </w:r>
    </w:p>
    <w:p w14:paraId="023E6D71" w14:textId="3ECF91DB" w:rsidR="00351F06" w:rsidRPr="00EE2A91" w:rsidRDefault="00000000" w:rsidP="00E4706F">
      <w:pPr>
        <w:rPr>
          <w:rFonts w:ascii="Times New Roman" w:hAnsi="Times New Roman" w:cs="Times New Roman"/>
          <w:szCs w:val="21"/>
          <w:lang w:val="de-DE"/>
        </w:rPr>
      </w:pPr>
      <m:oMathPara>
        <m:oMath>
          <m:sSup>
            <m:sSupPr>
              <m:ctrlPr>
                <w:rPr>
                  <w:rFonts w:ascii="Cambria Math" w:hAnsi="Cambria Math" w:cs="Times New Roman"/>
                  <w:i/>
                  <w:szCs w:val="21"/>
                </w:rPr>
              </m:ctrlPr>
            </m:sSupPr>
            <m:e>
              <m:r>
                <w:rPr>
                  <w:rFonts w:ascii="Cambria Math" w:hAnsi="Cambria Math" w:cs="Times New Roman"/>
                  <w:szCs w:val="21"/>
                </w:rPr>
                <m:t>θ</m:t>
              </m:r>
            </m:e>
            <m:sup>
              <m:r>
                <w:rPr>
                  <w:rFonts w:ascii="Cambria Math" w:hAnsi="Cambria Math" w:cs="Times New Roman"/>
                  <w:szCs w:val="21"/>
                  <w:lang w:val="de-DE"/>
                </w:rPr>
                <m:t>*</m:t>
              </m:r>
            </m:sup>
          </m:sSup>
          <m:r>
            <w:rPr>
              <w:rFonts w:ascii="Cambria Math" w:hAnsi="Cambria Math" w:cs="Times New Roman"/>
              <w:szCs w:val="21"/>
              <w:lang w:val="de-DE"/>
            </w:rPr>
            <m:t xml:space="preserve">= </m:t>
          </m:r>
          <m:r>
            <m:rPr>
              <m:nor/>
            </m:rPr>
            <w:rPr>
              <w:rFonts w:ascii="Cambria Math" w:hAnsi="Cambria Math" w:cs="Times New Roman" w:hint="eastAsia"/>
              <w:szCs w:val="21"/>
              <w:lang w:val="de-DE"/>
            </w:rPr>
            <m:t xml:space="preserve">argmin </m:t>
          </m:r>
          <m:r>
            <w:rPr>
              <w:rFonts w:ascii="Cambria Math" w:hAnsi="Cambria Math" w:cs="Times New Roman"/>
              <w:szCs w:val="21"/>
              <w:lang w:val="de-DE"/>
            </w:rPr>
            <m:t xml:space="preserve">- </m:t>
          </m:r>
          <m:f>
            <m:fPr>
              <m:ctrlPr>
                <w:rPr>
                  <w:rFonts w:ascii="Cambria Math" w:hAnsi="Cambria Math" w:cs="Times New Roman"/>
                  <w:i/>
                  <w:szCs w:val="21"/>
                </w:rPr>
              </m:ctrlPr>
            </m:fPr>
            <m:num>
              <m:r>
                <w:rPr>
                  <w:rFonts w:ascii="Cambria Math" w:hAnsi="Cambria Math" w:cs="Times New Roman"/>
                  <w:szCs w:val="21"/>
                  <w:lang w:val="de-DE"/>
                </w:rPr>
                <m:t>1</m:t>
              </m:r>
            </m:num>
            <m:den>
              <m:r>
                <w:rPr>
                  <w:rFonts w:ascii="Cambria Math" w:hAnsi="Cambria Math" w:cs="Times New Roman"/>
                  <w:szCs w:val="21"/>
                </w:rPr>
                <m:t>N</m:t>
              </m:r>
            </m:den>
          </m:f>
          <m:r>
            <w:rPr>
              <w:rFonts w:ascii="Cambria Math" w:hAnsi="Cambria Math" w:cs="Times New Roman"/>
              <w:szCs w:val="21"/>
              <w:lang w:val="de-DE"/>
            </w:rPr>
            <m:t xml:space="preserve"> </m:t>
          </m:r>
          <m:nary>
            <m:naryPr>
              <m:chr m:val="∑"/>
              <m:ctrlPr>
                <w:rPr>
                  <w:rFonts w:ascii="Cambria Math" w:hAnsi="Cambria Math" w:cs="Times New Roman"/>
                  <w:i/>
                  <w:szCs w:val="21"/>
                </w:rPr>
              </m:ctrlPr>
            </m:naryPr>
            <m:sub>
              <m:d>
                <m:dPr>
                  <m:begChr m:val="{"/>
                  <m:endChr m:val="}"/>
                  <m:ctrlPr>
                    <w:rPr>
                      <w:rFonts w:ascii="Cambria Math" w:hAnsi="Cambria Math" w:cs="Times New Roman"/>
                      <w:i/>
                      <w:szCs w:val="21"/>
                    </w:rPr>
                  </m:ctrlPr>
                </m:dPr>
                <m:e>
                  <m:r>
                    <w:rPr>
                      <w:rFonts w:ascii="Cambria Math" w:hAnsi="Cambria Math" w:cs="Times New Roman"/>
                      <w:szCs w:val="21"/>
                    </w:rPr>
                    <m:t>i</m:t>
                  </m:r>
                  <m:r>
                    <w:rPr>
                      <w:rFonts w:ascii="Cambria Math" w:hAnsi="Cambria Math" w:cs="Times New Roman"/>
                      <w:szCs w:val="21"/>
                      <w:lang w:val="de-DE"/>
                    </w:rPr>
                    <m:t>=1</m:t>
                  </m:r>
                </m:e>
              </m:d>
            </m:sub>
            <m:sup>
              <m:r>
                <w:rPr>
                  <w:rFonts w:ascii="Cambria Math" w:hAnsi="Cambria Math" w:cs="Times New Roman"/>
                  <w:szCs w:val="21"/>
                </w:rPr>
                <m:t>N</m:t>
              </m:r>
            </m:sup>
            <m:e>
              <m:r>
                <m:rPr>
                  <m:nor/>
                </m:rPr>
                <w:rPr>
                  <w:rFonts w:ascii="Cambria Math" w:hAnsi="Cambria Math" w:cs="Times New Roman" w:hint="eastAsia"/>
                  <w:szCs w:val="21"/>
                  <w:lang w:val="de-DE"/>
                </w:rPr>
                <m:t>log</m:t>
              </m:r>
              <m:r>
                <w:rPr>
                  <w:rFonts w:ascii="Cambria Math" w:hAnsi="Cambria Math" w:cs="Times New Roman"/>
                  <w:szCs w:val="21"/>
                  <w:lang w:val="de-DE"/>
                </w:rPr>
                <m:t xml:space="preserve"> </m:t>
              </m:r>
              <m:sSub>
                <m:sSubPr>
                  <m:ctrlPr>
                    <w:rPr>
                      <w:rFonts w:ascii="Cambria Math" w:hAnsi="Cambria Math" w:cs="Times New Roman"/>
                      <w:i/>
                      <w:szCs w:val="21"/>
                    </w:rPr>
                  </m:ctrlPr>
                </m:sSubPr>
                <m:e>
                  <m:r>
                    <w:rPr>
                      <w:rFonts w:ascii="Cambria Math" w:hAnsi="Cambria Math" w:cs="Times New Roman"/>
                      <w:szCs w:val="21"/>
                    </w:rPr>
                    <m:t>π</m:t>
                  </m:r>
                </m:e>
                <m:sub>
                  <m:r>
                    <w:rPr>
                      <w:rFonts w:ascii="Cambria Math" w:hAnsi="Cambria Math" w:cs="Times New Roman"/>
                      <w:szCs w:val="21"/>
                    </w:rPr>
                    <m:t>θ</m:t>
                  </m:r>
                </m:sub>
              </m:sSub>
              <m:d>
                <m:dPr>
                  <m:ctrlPr>
                    <w:rPr>
                      <w:rFonts w:ascii="Cambria Math" w:hAnsi="Cambria Math" w:cs="Times New Roman"/>
                      <w:i/>
                      <w:szCs w:val="21"/>
                      <w:lang w:val="de-DE"/>
                    </w:rPr>
                  </m:ctrlPr>
                </m:dPr>
                <m:e>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i</m:t>
                      </m:r>
                    </m:sub>
                  </m:sSub>
                </m:e>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i</m:t>
                      </m:r>
                    </m:sub>
                  </m:sSub>
                </m:e>
              </m:d>
            </m:e>
          </m:nary>
        </m:oMath>
      </m:oMathPara>
    </w:p>
    <w:p w14:paraId="28E81724" w14:textId="79965B4A" w:rsidR="00BD1F88" w:rsidRPr="00DD03A0" w:rsidRDefault="00A446A1" w:rsidP="00E4706F">
      <w:pPr>
        <w:rPr>
          <w:rFonts w:ascii="Times New Roman" w:hAnsi="Times New Roman" w:cs="Times New Roman"/>
          <w:szCs w:val="21"/>
        </w:rPr>
      </w:pPr>
      <w:r>
        <w:rPr>
          <w:rFonts w:ascii="Times New Roman" w:hAnsi="Times New Roman" w:cs="Times New Roman" w:hint="eastAsia"/>
          <w:szCs w:val="21"/>
        </w:rPr>
        <w:t>w</w:t>
      </w:r>
      <w:r w:rsidR="006C27D4">
        <w:rPr>
          <w:rFonts w:ascii="Times New Roman" w:hAnsi="Times New Roman" w:cs="Times New Roman" w:hint="eastAsia"/>
          <w:szCs w:val="21"/>
        </w:rPr>
        <w:t xml:space="preserve">here </w:t>
      </w:r>
      <w:r w:rsidRPr="00A446A1">
        <w:rPr>
          <w:rFonts w:ascii="Times New Roman" w:hAnsi="Times New Roman" w:cs="Times New Roman"/>
          <w:i/>
          <w:iCs/>
          <w:szCs w:val="21"/>
        </w:rPr>
        <w:t>θ</w:t>
      </w:r>
      <w:r w:rsidR="006C27D4">
        <w:rPr>
          <w:rFonts w:ascii="Times New Roman" w:hAnsi="Times New Roman" w:cs="Times New Roman" w:hint="eastAsia"/>
          <w:szCs w:val="21"/>
        </w:rPr>
        <w:t xml:space="preserve"> represents the policy network parameters, </w:t>
      </w:r>
      <w:r w:rsidRPr="00A446A1">
        <w:rPr>
          <w:rFonts w:ascii="Times New Roman" w:hAnsi="Times New Roman" w:cs="Times New Roman" w:hint="eastAsia"/>
          <w:i/>
          <w:iCs/>
          <w:szCs w:val="21"/>
        </w:rPr>
        <w:t>N</w:t>
      </w:r>
      <w:r w:rsidR="006C27D4">
        <w:rPr>
          <w:rFonts w:ascii="Times New Roman" w:hAnsi="Times New Roman" w:cs="Times New Roman" w:hint="eastAsia"/>
          <w:szCs w:val="21"/>
        </w:rPr>
        <w:t xml:space="preserve"> is the total number of state-action pairs in the dataset, </w:t>
      </w:r>
      <w:commentRangeStart w:id="6"/>
      <w:commentRangeStart w:id="7"/>
      <w:proofErr w:type="spellStart"/>
      <w:r w:rsidR="008C5D31" w:rsidRPr="008C5D31">
        <w:rPr>
          <w:rFonts w:ascii="Times New Roman" w:hAnsi="Times New Roman" w:cs="Times New Roman" w:hint="eastAsia"/>
          <w:i/>
          <w:iCs/>
          <w:szCs w:val="21"/>
        </w:rPr>
        <w:t>s</w:t>
      </w:r>
      <w:r w:rsidR="008C5D31" w:rsidRPr="008C5D31">
        <w:rPr>
          <w:rFonts w:ascii="Times New Roman" w:hAnsi="Times New Roman" w:cs="Times New Roman" w:hint="eastAsia"/>
          <w:i/>
          <w:iCs/>
          <w:szCs w:val="21"/>
          <w:vertAlign w:val="subscript"/>
        </w:rPr>
        <w:t>i</w:t>
      </w:r>
      <w:proofErr w:type="spellEnd"/>
      <w:r w:rsidR="006C27D4">
        <w:rPr>
          <w:rFonts w:ascii="Times New Roman" w:hAnsi="Times New Roman" w:cs="Times New Roman" w:hint="eastAsia"/>
          <w:szCs w:val="21"/>
        </w:rPr>
        <w:t xml:space="preserve"> </w:t>
      </w:r>
      <w:commentRangeEnd w:id="6"/>
      <w:r w:rsidR="00707E30">
        <w:rPr>
          <w:rStyle w:val="af2"/>
          <w:rFonts w:ascii="Times New Roman" w:hAnsi="Times New Roman" w:cs="Times New Roman" w:hint="eastAsia"/>
        </w:rPr>
        <w:commentReference w:id="6"/>
      </w:r>
      <w:commentRangeEnd w:id="7"/>
      <w:r w:rsidR="00DB534F">
        <w:rPr>
          <w:rStyle w:val="af2"/>
        </w:rPr>
        <w:commentReference w:id="7"/>
      </w:r>
      <w:r w:rsidR="006C27D4">
        <w:rPr>
          <w:rFonts w:ascii="Times New Roman" w:hAnsi="Times New Roman" w:cs="Times New Roman" w:hint="eastAsia"/>
          <w:szCs w:val="21"/>
        </w:rPr>
        <w:t xml:space="preserve">and </w:t>
      </w:r>
      <w:r w:rsidR="008C5D31" w:rsidRPr="008C5D31">
        <w:rPr>
          <w:rFonts w:ascii="Times New Roman" w:hAnsi="Times New Roman" w:cs="Times New Roman" w:hint="eastAsia"/>
          <w:i/>
          <w:iCs/>
          <w:szCs w:val="21"/>
        </w:rPr>
        <w:t>a</w:t>
      </w:r>
      <w:r w:rsidR="008C5D31" w:rsidRPr="008C5D31">
        <w:rPr>
          <w:rFonts w:ascii="Times New Roman" w:hAnsi="Times New Roman" w:cs="Times New Roman" w:hint="eastAsia"/>
          <w:i/>
          <w:iCs/>
          <w:szCs w:val="21"/>
          <w:vertAlign w:val="subscript"/>
        </w:rPr>
        <w:t>i</w:t>
      </w:r>
      <w:r w:rsidR="008C5D31">
        <w:rPr>
          <w:rFonts w:ascii="Times New Roman" w:hAnsi="Times New Roman" w:cs="Times New Roman" w:hint="eastAsia"/>
          <w:szCs w:val="21"/>
        </w:rPr>
        <w:t xml:space="preserve"> </w:t>
      </w:r>
      <w:r w:rsidR="006C27D4">
        <w:rPr>
          <w:rFonts w:ascii="Times New Roman" w:hAnsi="Times New Roman" w:cs="Times New Roman" w:hint="eastAsia"/>
          <w:szCs w:val="21"/>
        </w:rPr>
        <w:t>are the state and action from the</w:t>
      </w:r>
      <w:commentRangeStart w:id="8"/>
      <w:commentRangeStart w:id="9"/>
      <w:r w:rsidR="006C27D4">
        <w:rPr>
          <w:rFonts w:ascii="Times New Roman" w:hAnsi="Times New Roman" w:cs="Times New Roman" w:hint="eastAsia"/>
          <w:szCs w:val="21"/>
        </w:rPr>
        <w:t xml:space="preserve"> </w:t>
      </w:r>
      <m:oMath>
        <m:r>
          <w:rPr>
            <w:rFonts w:ascii="Cambria Math" w:hAnsi="Cambria Math" w:cs="Times New Roman"/>
            <w:szCs w:val="21"/>
          </w:rPr>
          <m:t>i-</m:t>
        </m:r>
        <m:r>
          <m:rPr>
            <m:sty m:val="p"/>
          </m:rPr>
          <w:rPr>
            <w:rFonts w:ascii="Cambria Math" w:hAnsi="Cambria Math" w:cs="Times New Roman"/>
            <w:szCs w:val="21"/>
          </w:rPr>
          <m:t>th</m:t>
        </m:r>
      </m:oMath>
      <w:r w:rsidR="006C27D4">
        <w:rPr>
          <w:rFonts w:ascii="Times New Roman" w:hAnsi="Times New Roman" w:cs="Times New Roman" w:hint="eastAsia"/>
          <w:szCs w:val="21"/>
        </w:rPr>
        <w:t xml:space="preserve"> </w:t>
      </w:r>
      <w:commentRangeEnd w:id="8"/>
      <w:r w:rsidR="00707E30">
        <w:rPr>
          <w:rStyle w:val="af2"/>
          <w:rFonts w:ascii="Times New Roman" w:hAnsi="Times New Roman" w:cs="Times New Roman" w:hint="eastAsia"/>
        </w:rPr>
        <w:commentReference w:id="8"/>
      </w:r>
      <w:commentRangeEnd w:id="9"/>
      <w:r w:rsidR="00DB534F">
        <w:rPr>
          <w:rStyle w:val="af2"/>
        </w:rPr>
        <w:commentReference w:id="9"/>
      </w:r>
      <w:r w:rsidR="006C27D4">
        <w:rPr>
          <w:rFonts w:ascii="Times New Roman" w:hAnsi="Times New Roman" w:cs="Times New Roman" w:hint="eastAsia"/>
          <w:szCs w:val="21"/>
        </w:rPr>
        <w:t>sample, and</w:t>
      </w:r>
      <w:commentRangeStart w:id="10"/>
      <w:commentRangeStart w:id="11"/>
      <w:r w:rsidR="006C27D4">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π</m:t>
            </m:r>
          </m:e>
          <m:sub>
            <m:r>
              <w:rPr>
                <w:rFonts w:ascii="Cambria Math" w:hAnsi="Cambria Math" w:cs="Times New Roman"/>
                <w:szCs w:val="21"/>
              </w:rPr>
              <m:t>θ</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i</m:t>
                    </m:r>
                  </m:sub>
                </m:sSub>
              </m:e>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i</m:t>
                    </m:r>
                  </m:sub>
                </m:sSub>
              </m:e>
            </m:d>
          </m:sub>
        </m:sSub>
      </m:oMath>
      <w:r w:rsidR="006C27D4">
        <w:rPr>
          <w:rFonts w:ascii="Times New Roman" w:hAnsi="Times New Roman" w:cs="Times New Roman" w:hint="eastAsia"/>
          <w:szCs w:val="21"/>
        </w:rPr>
        <w:t xml:space="preserve"> </w:t>
      </w:r>
      <w:commentRangeEnd w:id="10"/>
      <w:r w:rsidR="00707E30">
        <w:rPr>
          <w:rStyle w:val="af2"/>
          <w:rFonts w:ascii="Times New Roman" w:hAnsi="Times New Roman" w:cs="Times New Roman" w:hint="eastAsia"/>
        </w:rPr>
        <w:commentReference w:id="10"/>
      </w:r>
      <w:commentRangeEnd w:id="11"/>
      <w:r w:rsidR="00DB534F">
        <w:rPr>
          <w:rStyle w:val="af2"/>
        </w:rPr>
        <w:commentReference w:id="11"/>
      </w:r>
      <w:r w:rsidR="006C27D4">
        <w:rPr>
          <w:rFonts w:ascii="Times New Roman" w:hAnsi="Times New Roman" w:cs="Times New Roman" w:hint="eastAsia"/>
          <w:szCs w:val="21"/>
        </w:rPr>
        <w:t xml:space="preserve">is the probability of selecting action </w:t>
      </w:r>
      <w:r w:rsidR="008C5D31" w:rsidRPr="008C5D31">
        <w:rPr>
          <w:rFonts w:ascii="Times New Roman" w:hAnsi="Times New Roman" w:cs="Times New Roman" w:hint="eastAsia"/>
          <w:i/>
          <w:iCs/>
          <w:szCs w:val="21"/>
        </w:rPr>
        <w:t>a</w:t>
      </w:r>
      <w:r w:rsidR="008C5D31" w:rsidRPr="008C5D31">
        <w:rPr>
          <w:rFonts w:ascii="Times New Roman" w:hAnsi="Times New Roman" w:cs="Times New Roman" w:hint="eastAsia"/>
          <w:i/>
          <w:iCs/>
          <w:szCs w:val="21"/>
          <w:vertAlign w:val="subscript"/>
        </w:rPr>
        <w:t>i</w:t>
      </w:r>
      <w:r w:rsidR="006C27D4">
        <w:rPr>
          <w:rFonts w:ascii="Times New Roman" w:hAnsi="Times New Roman" w:cs="Times New Roman" w:hint="eastAsia"/>
          <w:szCs w:val="21"/>
        </w:rPr>
        <w:t xml:space="preserve"> given state </w:t>
      </w:r>
      <w:proofErr w:type="spellStart"/>
      <w:r w:rsidR="008C5D31" w:rsidRPr="008C5D31">
        <w:rPr>
          <w:rFonts w:ascii="Times New Roman" w:hAnsi="Times New Roman" w:cs="Times New Roman" w:hint="eastAsia"/>
          <w:i/>
          <w:iCs/>
          <w:szCs w:val="21"/>
        </w:rPr>
        <w:t>s</w:t>
      </w:r>
      <w:r w:rsidR="008C5D31" w:rsidRPr="008C5D31">
        <w:rPr>
          <w:rFonts w:ascii="Times New Roman" w:hAnsi="Times New Roman" w:cs="Times New Roman" w:hint="eastAsia"/>
          <w:i/>
          <w:iCs/>
          <w:szCs w:val="21"/>
          <w:vertAlign w:val="subscript"/>
        </w:rPr>
        <w:t>i</w:t>
      </w:r>
      <w:proofErr w:type="spellEnd"/>
      <w:r w:rsidR="006C27D4">
        <w:rPr>
          <w:rFonts w:ascii="Times New Roman" w:hAnsi="Times New Roman" w:cs="Times New Roman" w:hint="eastAsia"/>
          <w:szCs w:val="21"/>
        </w:rPr>
        <w:t xml:space="preserve"> under policy </w:t>
      </w:r>
      <w:commentRangeStart w:id="12"/>
      <w:commentRangeStart w:id="13"/>
      <m:oMath>
        <m:sSub>
          <m:sSubPr>
            <m:ctrlPr>
              <w:rPr>
                <w:rFonts w:ascii="Cambria Math" w:hAnsi="Cambria Math" w:cs="Times New Roman"/>
                <w:i/>
                <w:szCs w:val="21"/>
              </w:rPr>
            </m:ctrlPr>
          </m:sSubPr>
          <m:e>
            <m:r>
              <w:rPr>
                <w:rFonts w:ascii="Cambria Math" w:hAnsi="Cambria Math" w:cs="Times New Roman"/>
                <w:szCs w:val="21"/>
              </w:rPr>
              <m:t>π</m:t>
            </m:r>
          </m:e>
          <m:sub>
            <m:r>
              <w:rPr>
                <w:rFonts w:ascii="Cambria Math" w:hAnsi="Cambria Math" w:cs="Times New Roman"/>
                <w:szCs w:val="21"/>
              </w:rPr>
              <m:t>θ</m:t>
            </m:r>
          </m:sub>
        </m:sSub>
      </m:oMath>
      <w:r w:rsidR="006C27D4">
        <w:rPr>
          <w:rFonts w:ascii="Times New Roman" w:hAnsi="Times New Roman" w:cs="Times New Roman" w:hint="eastAsia"/>
          <w:szCs w:val="21"/>
        </w:rPr>
        <w:t>.</w:t>
      </w:r>
      <w:commentRangeEnd w:id="12"/>
      <w:r w:rsidR="00707E30">
        <w:rPr>
          <w:rStyle w:val="af2"/>
          <w:rFonts w:ascii="Times New Roman" w:hAnsi="Times New Roman" w:cs="Times New Roman" w:hint="eastAsia"/>
        </w:rPr>
        <w:commentReference w:id="12"/>
      </w:r>
      <w:commentRangeEnd w:id="13"/>
      <w:r w:rsidR="00DB534F">
        <w:rPr>
          <w:rStyle w:val="af2"/>
        </w:rPr>
        <w:commentReference w:id="13"/>
      </w:r>
      <w:r w:rsidR="006C27D4">
        <w:rPr>
          <w:rFonts w:ascii="Times New Roman" w:hAnsi="Times New Roman" w:cs="Times New Roman" w:hint="eastAsia"/>
          <w:szCs w:val="21"/>
        </w:rPr>
        <w:t xml:space="preserve"> </w:t>
      </w:r>
      <w:r w:rsidR="00BD1F88" w:rsidRPr="00DD03A0">
        <w:rPr>
          <w:rFonts w:ascii="Times New Roman" w:hAnsi="Times New Roman" w:cs="Times New Roman"/>
          <w:szCs w:val="21"/>
        </w:rPr>
        <w:t>BC is computationally efficient and stable</w:t>
      </w:r>
      <w:r w:rsidR="00C27916">
        <w:rPr>
          <w:rFonts w:ascii="Times New Roman" w:hAnsi="Times New Roman" w:cs="Times New Roman"/>
          <w:szCs w:val="21"/>
        </w:rPr>
        <w:t>,</w:t>
      </w:r>
      <w:r w:rsidR="00BD1F88" w:rsidRPr="00DD03A0">
        <w:rPr>
          <w:rFonts w:ascii="Times New Roman" w:hAnsi="Times New Roman" w:cs="Times New Roman"/>
          <w:szCs w:val="21"/>
        </w:rPr>
        <w:t xml:space="preserve"> but suffers from distribution shift when the learned policy encounters states not well-represented in the offline dataset.</w:t>
      </w:r>
    </w:p>
    <w:p w14:paraId="6ACC8C21" w14:textId="7D765249" w:rsidR="00BD1F88" w:rsidRPr="00DD03A0" w:rsidRDefault="00BD1F88" w:rsidP="00E4706F">
      <w:pPr>
        <w:ind w:firstLineChars="200" w:firstLine="420"/>
        <w:rPr>
          <w:rFonts w:ascii="Times New Roman" w:hAnsi="Times New Roman" w:cs="Times New Roman"/>
          <w:szCs w:val="21"/>
        </w:rPr>
      </w:pPr>
      <w:r w:rsidRPr="00DD03A0">
        <w:rPr>
          <w:rFonts w:ascii="Times New Roman" w:hAnsi="Times New Roman" w:cs="Times New Roman"/>
          <w:szCs w:val="21"/>
        </w:rPr>
        <w:t>We use d3rlpy</w:t>
      </w:r>
      <w:r w:rsidR="007E251F">
        <w:rPr>
          <w:rFonts w:ascii="Times New Roman" w:hAnsi="Times New Roman" w:cs="Times New Roman"/>
          <w:szCs w:val="21"/>
        </w:rPr>
        <w:t>’</w:t>
      </w:r>
      <w:r w:rsidRPr="00DD03A0">
        <w:rPr>
          <w:rFonts w:ascii="Times New Roman" w:hAnsi="Times New Roman" w:cs="Times New Roman"/>
          <w:szCs w:val="21"/>
        </w:rPr>
        <w:t xml:space="preserve">s </w:t>
      </w:r>
      <w:proofErr w:type="spellStart"/>
      <w:r w:rsidRPr="00DD03A0">
        <w:rPr>
          <w:rFonts w:ascii="Times New Roman" w:hAnsi="Times New Roman" w:cs="Times New Roman"/>
          <w:szCs w:val="21"/>
        </w:rPr>
        <w:t>DiscreteBCConfig</w:t>
      </w:r>
      <w:proofErr w:type="spellEnd"/>
      <w:r w:rsidRPr="00DD03A0">
        <w:rPr>
          <w:rFonts w:ascii="Times New Roman" w:hAnsi="Times New Roman" w:cs="Times New Roman"/>
          <w:szCs w:val="21"/>
        </w:rPr>
        <w:t xml:space="preserve"> with batch size 1,024, learning rate 1 × </w:t>
      </w:r>
      <w:r w:rsidR="00A446A1" w:rsidRPr="00A446A1">
        <w:rPr>
          <w:rFonts w:ascii="Times New Roman" w:hAnsi="Times New Roman" w:cs="Times New Roman"/>
          <w:szCs w:val="21"/>
        </w:rPr>
        <w:t>10</w:t>
      </w:r>
      <w:r w:rsidR="00A446A1" w:rsidRPr="00A446A1">
        <w:rPr>
          <w:rFonts w:ascii="Times New Roman" w:hAnsi="Times New Roman" w:cs="Times New Roman"/>
          <w:szCs w:val="21"/>
          <w:vertAlign w:val="superscript"/>
        </w:rPr>
        <w:t>−3</w:t>
      </w:r>
      <w:r w:rsidRPr="00DD03A0">
        <w:rPr>
          <w:rFonts w:ascii="Times New Roman" w:hAnsi="Times New Roman" w:cs="Times New Roman"/>
          <w:szCs w:val="21"/>
        </w:rPr>
        <w:t xml:space="preserve"> with Adam optimizer, training for 50,000 gradient steps over 10 epochs with 5,000 steps per epoch.</w:t>
      </w:r>
    </w:p>
    <w:p w14:paraId="03BCF7BE" w14:textId="00126168" w:rsidR="00BD1F88" w:rsidRPr="00C27916" w:rsidRDefault="00BD1F88" w:rsidP="00E4706F">
      <w:pPr>
        <w:pStyle w:val="3"/>
        <w:spacing w:beforeLines="50" w:before="156" w:afterLines="50" w:after="156" w:line="240" w:lineRule="auto"/>
        <w:rPr>
          <w:rFonts w:cs="Times New Roman"/>
          <w:sz w:val="28"/>
          <w:szCs w:val="28"/>
        </w:rPr>
      </w:pPr>
      <w:r w:rsidRPr="00C27916">
        <w:rPr>
          <w:rFonts w:cs="Times New Roman"/>
          <w:sz w:val="28"/>
          <w:szCs w:val="28"/>
        </w:rPr>
        <w:t>2.3.2 Conservative Q-Learning (CQL)</w:t>
      </w:r>
    </w:p>
    <w:p w14:paraId="7C788DBF" w14:textId="726463FC" w:rsidR="00B36A32" w:rsidRPr="00DD03A0" w:rsidRDefault="00BD1F88" w:rsidP="00E4706F">
      <w:pPr>
        <w:ind w:firstLineChars="200" w:firstLine="420"/>
        <w:rPr>
          <w:rFonts w:ascii="Times New Roman" w:hAnsi="Times New Roman" w:cs="Times New Roman"/>
          <w:szCs w:val="21"/>
        </w:rPr>
      </w:pPr>
      <w:r w:rsidRPr="00DD03A0">
        <w:rPr>
          <w:rFonts w:ascii="Times New Roman" w:hAnsi="Times New Roman" w:cs="Times New Roman"/>
          <w:szCs w:val="21"/>
        </w:rPr>
        <w:t>Conservative Q-Learning</w:t>
      </w:r>
      <w:r w:rsidRPr="00DD03A0">
        <w:rPr>
          <w:rFonts w:ascii="Times New Roman" w:hAnsi="Times New Roman" w:cs="Times New Roman"/>
          <w:szCs w:val="21"/>
          <w:vertAlign w:val="superscript"/>
        </w:rPr>
        <w:t>17</w:t>
      </w:r>
      <w:r w:rsidRPr="00DD03A0">
        <w:rPr>
          <w:rFonts w:ascii="Times New Roman" w:hAnsi="Times New Roman" w:cs="Times New Roman"/>
          <w:szCs w:val="21"/>
        </w:rPr>
        <w:t xml:space="preserve"> is an offline RL algorithm that learns a conservative Q-function to avoid overestimation on out-of-distribution actions. CQL augments the standard Bellman error with a conservatism penalty that pushes down Q-values for unseen actions while pushing up Q-values for actions in the dataset:</w:t>
      </w:r>
    </w:p>
    <w:p w14:paraId="6034AFEA" w14:textId="67BFD01A" w:rsidR="002A5257" w:rsidRPr="00EE2A91" w:rsidRDefault="00000000" w:rsidP="00E4706F">
      <w:pPr>
        <w:rPr>
          <w:rFonts w:ascii="Times New Roman" w:hAnsi="Times New Roman" w:cs="Times New Roman"/>
          <w:noProof/>
          <w:szCs w:val="21"/>
          <w:lang w:val="de-DE"/>
        </w:rPr>
      </w:pPr>
      <m:oMath>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lang w:val="de-DE"/>
                  </w:rPr>
                  <m:t>min</m:t>
                </m:r>
              </m:e>
              <m:lim>
                <m:r>
                  <w:rPr>
                    <w:rFonts w:ascii="Cambria Math" w:hAnsi="Cambria Math" w:cs="Times New Roman"/>
                    <w:szCs w:val="21"/>
                  </w:rPr>
                  <m:t>Q</m:t>
                </m:r>
              </m:lim>
            </m:limLow>
          </m:fName>
          <m:e>
            <m:r>
              <w:rPr>
                <w:rFonts w:ascii="Cambria Math" w:hAnsi="Cambria Math" w:cs="Times New Roman"/>
                <w:szCs w:val="21"/>
              </w:rPr>
              <m:t>α</m:t>
            </m:r>
            <m:r>
              <w:rPr>
                <w:rFonts w:ascii="Cambria Math" w:hAnsi="Cambria Math" w:cs="Times New Roman"/>
                <w:szCs w:val="21"/>
                <w:lang w:val="de-DE"/>
              </w:rPr>
              <m:t>⋅</m:t>
            </m:r>
            <m:sSub>
              <m:sSubPr>
                <m:ctrlPr>
                  <w:rPr>
                    <w:rFonts w:ascii="Cambria Math" w:hAnsi="Cambria Math" w:cs="Times New Roman"/>
                    <w:i/>
                    <w:szCs w:val="21"/>
                  </w:rPr>
                </m:ctrlPr>
              </m:sSubPr>
              <m:e>
                <m:r>
                  <m:rPr>
                    <m:scr m:val="double-struck"/>
                  </m:rPr>
                  <w:rPr>
                    <w:rFonts w:ascii="Cambria Math" w:hAnsi="Cambria Math" w:cs="Times New Roman"/>
                    <w:szCs w:val="21"/>
                  </w:rPr>
                  <m:t>E</m:t>
                </m:r>
              </m:e>
              <m:sub>
                <m:d>
                  <m:dPr>
                    <m:begChr m:val="{"/>
                    <m:endChr m:val="}"/>
                    <m:ctrlPr>
                      <w:rPr>
                        <w:rFonts w:ascii="Cambria Math" w:hAnsi="Cambria Math" w:cs="Times New Roman"/>
                        <w:i/>
                        <w:szCs w:val="21"/>
                      </w:rPr>
                    </m:ctrlPr>
                  </m:dPr>
                  <m:e>
                    <m:r>
                      <w:rPr>
                        <w:rFonts w:ascii="Cambria Math" w:hAnsi="Cambria Math" w:cs="Times New Roman"/>
                        <w:szCs w:val="21"/>
                      </w:rPr>
                      <m:t>s</m:t>
                    </m:r>
                    <m:r>
                      <w:rPr>
                        <w:rFonts w:ascii="Cambria Math" w:hAnsi="Cambria Math" w:cs="Times New Roman"/>
                        <w:szCs w:val="21"/>
                        <w:lang w:val="de-DE"/>
                      </w:rPr>
                      <m:t>~</m:t>
                    </m:r>
                    <m:r>
                      <m:rPr>
                        <m:scr m:val="fraktur"/>
                      </m:rPr>
                      <w:rPr>
                        <w:rFonts w:ascii="Cambria Math" w:hAnsi="Cambria Math" w:cs="Times New Roman"/>
                        <w:szCs w:val="21"/>
                      </w:rPr>
                      <m:t>D</m:t>
                    </m:r>
                  </m:e>
                </m:d>
              </m:sub>
            </m:sSub>
            <m:d>
              <m:dPr>
                <m:begChr m:val="["/>
                <m:endChr m:val="]"/>
                <m:ctrlPr>
                  <w:rPr>
                    <w:rFonts w:ascii="Cambria Math" w:hAnsi="Cambria Math" w:cs="Times New Roman"/>
                    <w:i/>
                    <w:szCs w:val="21"/>
                  </w:rPr>
                </m:ctrlPr>
              </m:dPr>
              <m:e>
                <m:r>
                  <m:rPr>
                    <m:nor/>
                  </m:rPr>
                  <w:rPr>
                    <w:rFonts w:ascii="Cambria Math" w:hAnsi="Cambria Math" w:cs="Times New Roman" w:hint="eastAsia"/>
                    <w:szCs w:val="21"/>
                    <w:lang w:val="de-DE"/>
                  </w:rPr>
                  <m:t xml:space="preserve">log </m:t>
                </m:r>
                <m:nary>
                  <m:naryPr>
                    <m:chr m:val="∑"/>
                    <m:limLoc m:val="undOvr"/>
                    <m:supHide m:val="1"/>
                    <m:ctrlPr>
                      <w:rPr>
                        <w:rFonts w:ascii="Cambria Math" w:hAnsi="Cambria Math" w:cs="Times New Roman"/>
                        <w:i/>
                        <w:szCs w:val="21"/>
                      </w:rPr>
                    </m:ctrlPr>
                  </m:naryPr>
                  <m:sub>
                    <m:r>
                      <w:rPr>
                        <w:rFonts w:ascii="Cambria Math" w:hAnsi="Cambria Math" w:cs="Times New Roman"/>
                        <w:szCs w:val="21"/>
                      </w:rPr>
                      <m:t>a</m:t>
                    </m:r>
                  </m:sub>
                  <m:sup/>
                  <m:e>
                    <m:r>
                      <m:rPr>
                        <m:nor/>
                      </m:rPr>
                      <w:rPr>
                        <w:rFonts w:ascii="Cambria Math" w:hAnsi="Cambria Math" w:cs="Times New Roman" w:hint="eastAsia"/>
                        <w:szCs w:val="21"/>
                        <w:lang w:val="de-DE"/>
                      </w:rPr>
                      <m:t>exp</m:t>
                    </m:r>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m:t>
                        </m:r>
                        <m:r>
                          <w:rPr>
                            <w:rFonts w:ascii="Cambria Math" w:hAnsi="Cambria Math" w:cs="Times New Roman"/>
                            <w:szCs w:val="21"/>
                            <w:lang w:val="de-DE"/>
                          </w:rPr>
                          <m:t>,</m:t>
                        </m:r>
                        <m:r>
                          <w:rPr>
                            <w:rFonts w:ascii="Cambria Math" w:hAnsi="Cambria Math" w:cs="Times New Roman"/>
                            <w:szCs w:val="21"/>
                          </w:rPr>
                          <m:t>a</m:t>
                        </m:r>
                      </m:e>
                    </m:d>
                    <m:r>
                      <w:rPr>
                        <w:rFonts w:ascii="Cambria Math" w:hAnsi="Cambria Math" w:cs="Times New Roman"/>
                        <w:szCs w:val="21"/>
                        <w:lang w:val="de-DE"/>
                      </w:rPr>
                      <m:t>-</m:t>
                    </m:r>
                    <m:sSub>
                      <m:sSubPr>
                        <m:ctrlPr>
                          <w:rPr>
                            <w:rFonts w:ascii="Cambria Math" w:hAnsi="Cambria Math" w:cs="Times New Roman"/>
                            <w:i/>
                            <w:szCs w:val="21"/>
                          </w:rPr>
                        </m:ctrlPr>
                      </m:sSubPr>
                      <m:e>
                        <m:r>
                          <m:rPr>
                            <m:scr m:val="double-struck"/>
                          </m:rPr>
                          <w:rPr>
                            <w:rFonts w:ascii="Cambria Math" w:hAnsi="Cambria Math" w:cs="Times New Roman"/>
                            <w:szCs w:val="21"/>
                          </w:rPr>
                          <m:t>E</m:t>
                        </m:r>
                      </m:e>
                      <m:sub>
                        <m:r>
                          <w:rPr>
                            <w:rFonts w:ascii="Cambria Math" w:hAnsi="Cambria Math" w:cs="Times New Roman"/>
                            <w:szCs w:val="21"/>
                          </w:rPr>
                          <m:t>α</m:t>
                        </m:r>
                        <m:r>
                          <w:rPr>
                            <w:rFonts w:ascii="Cambria Math" w:hAnsi="Cambria Math" w:cs="Times New Roman"/>
                            <w:szCs w:val="21"/>
                            <w:lang w:val="de-DE"/>
                          </w:rPr>
                          <m:t>~</m:t>
                        </m:r>
                        <m:sSub>
                          <m:sSubPr>
                            <m:ctrlPr>
                              <w:rPr>
                                <w:rFonts w:ascii="Cambria Math" w:hAnsi="Cambria Math" w:cs="Times New Roman"/>
                                <w:i/>
                                <w:szCs w:val="21"/>
                              </w:rPr>
                            </m:ctrlPr>
                          </m:sSubPr>
                          <m:e>
                            <m:r>
                              <w:rPr>
                                <w:rFonts w:ascii="Cambria Math" w:hAnsi="Cambria Math" w:cs="Times New Roman"/>
                                <w:szCs w:val="21"/>
                              </w:rPr>
                              <m:t>π</m:t>
                            </m:r>
                          </m:e>
                          <m:sub>
                            <m:r>
                              <w:rPr>
                                <w:rFonts w:ascii="Cambria Math" w:hAnsi="Cambria Math" w:cs="Times New Roman"/>
                                <w:szCs w:val="21"/>
                              </w:rPr>
                              <m:t>β</m:t>
                            </m:r>
                          </m:sub>
                        </m:sSub>
                      </m:sub>
                    </m:sSub>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m:t>
                        </m:r>
                        <m:r>
                          <w:rPr>
                            <w:rFonts w:ascii="Cambria Math" w:hAnsi="Cambria Math" w:cs="Times New Roman"/>
                            <w:szCs w:val="21"/>
                            <w:lang w:val="de-DE"/>
                          </w:rPr>
                          <m:t>,</m:t>
                        </m:r>
                        <m:r>
                          <w:rPr>
                            <w:rFonts w:ascii="Cambria Math" w:hAnsi="Cambria Math" w:cs="Times New Roman"/>
                            <w:szCs w:val="21"/>
                          </w:rPr>
                          <m:t>a</m:t>
                        </m:r>
                      </m:e>
                    </m:d>
                  </m:e>
                </m:nary>
              </m:e>
            </m:d>
            <m:r>
              <w:rPr>
                <w:rFonts w:ascii="Cambria Math" w:hAnsi="Cambria Math" w:cs="Times New Roman"/>
                <w:szCs w:val="21"/>
                <w:lang w:val="de-DE"/>
              </w:rPr>
              <m:t>+</m:t>
            </m:r>
            <m:f>
              <m:fPr>
                <m:ctrlPr>
                  <w:rPr>
                    <w:rFonts w:ascii="Cambria Math" w:hAnsi="Cambria Math" w:cs="Times New Roman"/>
                    <w:i/>
                    <w:szCs w:val="21"/>
                  </w:rPr>
                </m:ctrlPr>
              </m:fPr>
              <m:num>
                <m:r>
                  <w:rPr>
                    <w:rFonts w:ascii="Cambria Math" w:hAnsi="Cambria Math" w:cs="Times New Roman"/>
                    <w:szCs w:val="21"/>
                    <w:lang w:val="de-DE"/>
                  </w:rPr>
                  <m:t>1</m:t>
                </m:r>
              </m:num>
              <m:den>
                <m:r>
                  <w:rPr>
                    <w:rFonts w:ascii="Cambria Math" w:hAnsi="Cambria Math" w:cs="Times New Roman"/>
                    <w:szCs w:val="21"/>
                    <w:lang w:val="de-DE"/>
                  </w:rPr>
                  <m:t>2</m:t>
                </m:r>
              </m:den>
            </m:f>
          </m:e>
        </m:func>
        <m:sSub>
          <m:sSubPr>
            <m:ctrlPr>
              <w:rPr>
                <w:rFonts w:ascii="Cambria Math" w:hAnsi="Cambria Math" w:cs="Times New Roman"/>
                <w:i/>
                <w:szCs w:val="21"/>
              </w:rPr>
            </m:ctrlPr>
          </m:sSubPr>
          <m:e>
            <m:r>
              <m:rPr>
                <m:scr m:val="double-struck"/>
              </m:rPr>
              <w:rPr>
                <w:rFonts w:ascii="Cambria Math" w:hAnsi="Cambria Math" w:cs="Times New Roman"/>
                <w:szCs w:val="21"/>
              </w:rPr>
              <m:t>E</m:t>
            </m:r>
          </m:e>
          <m:sub>
            <m:d>
              <m:dPr>
                <m:ctrlPr>
                  <w:rPr>
                    <w:rFonts w:ascii="Cambria Math" w:hAnsi="Cambria Math" w:cs="Times New Roman"/>
                    <w:i/>
                    <w:szCs w:val="21"/>
                  </w:rPr>
                </m:ctrlPr>
              </m:dPr>
              <m:e>
                <m:r>
                  <w:rPr>
                    <w:rFonts w:ascii="Cambria Math" w:hAnsi="Cambria Math" w:cs="Times New Roman"/>
                    <w:szCs w:val="21"/>
                  </w:rPr>
                  <m:t>s</m:t>
                </m:r>
                <m:r>
                  <w:rPr>
                    <w:rFonts w:ascii="Cambria Math" w:hAnsi="Cambria Math" w:cs="Times New Roman"/>
                    <w:szCs w:val="21"/>
                    <w:lang w:val="de-DE"/>
                  </w:rPr>
                  <m:t>,</m:t>
                </m:r>
                <m:r>
                  <w:rPr>
                    <w:rFonts w:ascii="Cambria Math" w:hAnsi="Cambria Math" w:cs="Times New Roman"/>
                    <w:szCs w:val="21"/>
                  </w:rPr>
                  <m:t>α</m:t>
                </m:r>
                <m:r>
                  <w:rPr>
                    <w:rFonts w:ascii="Cambria Math" w:hAnsi="Cambria Math" w:cs="Times New Roman"/>
                    <w:szCs w:val="21"/>
                    <w:lang w:val="de-DE"/>
                  </w:rPr>
                  <m:t>,</m:t>
                </m:r>
                <m:r>
                  <w:rPr>
                    <w:rFonts w:ascii="Cambria Math" w:hAnsi="Cambria Math" w:cs="Times New Roman"/>
                    <w:szCs w:val="21"/>
                  </w:rPr>
                  <m:t>r</m:t>
                </m:r>
                <m:r>
                  <w:rPr>
                    <w:rFonts w:ascii="Cambria Math" w:hAnsi="Cambria Math" w:cs="Times New Roman"/>
                    <w:szCs w:val="21"/>
                    <w:lang w:val="de-DE"/>
                  </w:rPr>
                  <m:t>,</m:t>
                </m:r>
                <m:sSup>
                  <m:sSupPr>
                    <m:ctrlPr>
                      <w:rPr>
                        <w:rFonts w:ascii="Cambria Math" w:hAnsi="Cambria Math" w:cs="Times New Roman"/>
                        <w:i/>
                        <w:szCs w:val="21"/>
                      </w:rPr>
                    </m:ctrlPr>
                  </m:sSupPr>
                  <m:e>
                    <m:r>
                      <w:rPr>
                        <w:rFonts w:ascii="Cambria Math" w:hAnsi="Cambria Math" w:cs="Times New Roman"/>
                        <w:szCs w:val="21"/>
                      </w:rPr>
                      <m:t>s</m:t>
                    </m:r>
                  </m:e>
                  <m:sup>
                    <m:r>
                      <w:rPr>
                        <w:rFonts w:ascii="Cambria Math" w:hAnsi="Cambria Math" w:cs="Times New Roman"/>
                        <w:szCs w:val="21"/>
                        <w:lang w:val="de-DE"/>
                      </w:rPr>
                      <m:t>'</m:t>
                    </m:r>
                  </m:sup>
                </m:sSup>
              </m:e>
            </m:d>
            <m:r>
              <w:rPr>
                <w:rFonts w:ascii="Cambria Math" w:hAnsi="Cambria Math" w:cs="Times New Roman"/>
                <w:szCs w:val="21"/>
                <w:lang w:val="de-DE"/>
              </w:rPr>
              <m:t>~</m:t>
            </m:r>
            <m:r>
              <m:rPr>
                <m:scr m:val="fraktur"/>
              </m:rPr>
              <w:rPr>
                <w:rFonts w:ascii="Cambria Math" w:hAnsi="Cambria Math" w:cs="Times New Roman"/>
                <w:szCs w:val="21"/>
              </w:rPr>
              <m:t>D</m:t>
            </m:r>
          </m:sub>
        </m:sSub>
        <m:sSup>
          <m:sSupPr>
            <m:ctrlPr>
              <w:rPr>
                <w:rFonts w:ascii="Cambria Math" w:hAnsi="Cambria Math" w:cs="Times New Roman"/>
                <w:i/>
                <w:szCs w:val="21"/>
              </w:rPr>
            </m:ctrlPr>
          </m:sSupPr>
          <m:e>
            <m:d>
              <m:dPr>
                <m:begChr m:val="["/>
                <m:ctrlPr>
                  <w:rPr>
                    <w:rFonts w:ascii="Cambria Math" w:hAnsi="Cambria Math" w:cs="Times New Roman"/>
                    <w:i/>
                    <w:szCs w:val="21"/>
                  </w:rPr>
                </m:ctrlPr>
              </m:dPr>
              <m:e>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m:t>
                    </m:r>
                    <m:r>
                      <w:rPr>
                        <w:rFonts w:ascii="Cambria Math" w:hAnsi="Cambria Math" w:cs="Times New Roman"/>
                        <w:szCs w:val="21"/>
                        <w:lang w:val="de-DE"/>
                      </w:rPr>
                      <m:t>,</m:t>
                    </m:r>
                    <m:r>
                      <w:rPr>
                        <w:rFonts w:ascii="Cambria Math" w:hAnsi="Cambria Math" w:cs="Times New Roman"/>
                        <w:szCs w:val="21"/>
                      </w:rPr>
                      <m:t>a</m:t>
                    </m:r>
                  </m:e>
                </m:d>
                <m:r>
                  <w:rPr>
                    <w:rFonts w:ascii="Cambria Math" w:hAnsi="Cambria Math" w:cs="Times New Roman"/>
                    <w:szCs w:val="21"/>
                    <w:lang w:val="de-DE"/>
                  </w:rPr>
                  <m:t>-</m:t>
                </m:r>
                <m:sSup>
                  <m:sSupPr>
                    <m:ctrlPr>
                      <w:rPr>
                        <w:rFonts w:ascii="Cambria Math" w:hAnsi="Cambria Math" w:cs="Times New Roman"/>
                        <w:i/>
                        <w:szCs w:val="21"/>
                      </w:rPr>
                    </m:ctrlPr>
                  </m:sSupPr>
                  <m:e>
                    <m:r>
                      <m:rPr>
                        <m:scr m:val="script"/>
                      </m:rPr>
                      <w:rPr>
                        <w:rFonts w:ascii="Cambria Math" w:hAnsi="Cambria Math" w:cs="Times New Roman"/>
                        <w:szCs w:val="21"/>
                      </w:rPr>
                      <m:t>T</m:t>
                    </m:r>
                  </m:e>
                  <m:sup>
                    <m:r>
                      <w:rPr>
                        <w:rFonts w:ascii="Cambria Math" w:hAnsi="Cambria Math" w:cs="Times New Roman"/>
                        <w:szCs w:val="21"/>
                      </w:rPr>
                      <m:t>π</m:t>
                    </m:r>
                  </m:sup>
                </m:sSup>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m:t>
                    </m:r>
                    <m:r>
                      <w:rPr>
                        <w:rFonts w:ascii="Cambria Math" w:hAnsi="Cambria Math" w:cs="Times New Roman"/>
                        <w:szCs w:val="21"/>
                        <w:lang w:val="de-DE"/>
                      </w:rPr>
                      <m:t>,</m:t>
                    </m:r>
                    <m:r>
                      <w:rPr>
                        <w:rFonts w:ascii="Cambria Math" w:hAnsi="Cambria Math" w:cs="Times New Roman"/>
                        <w:szCs w:val="21"/>
                      </w:rPr>
                      <m:t>a</m:t>
                    </m:r>
                  </m:e>
                </m:d>
              </m:e>
            </m:d>
          </m:e>
          <m:sup>
            <m:r>
              <w:rPr>
                <w:rFonts w:ascii="Cambria Math" w:hAnsi="Cambria Math" w:cs="Times New Roman"/>
                <w:szCs w:val="21"/>
                <w:lang w:val="de-DE"/>
              </w:rPr>
              <m:t>2</m:t>
            </m:r>
          </m:sup>
        </m:sSup>
        <m:r>
          <w:rPr>
            <w:rFonts w:ascii="Cambria Math" w:hAnsi="Cambria Math" w:cs="Times New Roman"/>
            <w:szCs w:val="21"/>
            <w:lang w:val="de-DE"/>
          </w:rPr>
          <m:t>]</m:t>
        </m:r>
      </m:oMath>
      <w:r w:rsidR="002A5257" w:rsidRPr="00EE2A91">
        <w:rPr>
          <w:rFonts w:ascii="Times New Roman" w:hAnsi="Times New Roman" w:cs="Times New Roman" w:hint="eastAsia"/>
          <w:noProof/>
          <w:szCs w:val="21"/>
          <w:lang w:val="de-DE"/>
        </w:rPr>
        <w:t xml:space="preserve"> </w:t>
      </w:r>
    </w:p>
    <w:p w14:paraId="3539B082" w14:textId="22DF20EB" w:rsidR="00D24331" w:rsidRPr="00DD03A0" w:rsidRDefault="00D24331" w:rsidP="00E4706F">
      <w:pPr>
        <w:rPr>
          <w:rFonts w:ascii="Times New Roman" w:hAnsi="Times New Roman" w:cs="Times New Roman"/>
          <w:szCs w:val="21"/>
        </w:rPr>
      </w:pPr>
      <w:r w:rsidRPr="00DD03A0">
        <w:rPr>
          <w:rFonts w:ascii="Times New Roman" w:hAnsi="Times New Roman" w:cs="Times New Roman"/>
          <w:szCs w:val="21"/>
        </w:rPr>
        <w:t xml:space="preserve">where </w:t>
      </w:r>
      <w:r w:rsidR="00707E30" w:rsidRPr="00707E30">
        <w:rPr>
          <w:rFonts w:ascii="Times New Roman" w:hAnsi="Times New Roman" w:cs="Times New Roman" w:hint="eastAsia"/>
          <w:i/>
          <w:iCs/>
          <w:szCs w:val="21"/>
        </w:rPr>
        <w:t>Q(</w:t>
      </w:r>
      <w:proofErr w:type="spellStart"/>
      <w:r w:rsidR="00707E30" w:rsidRPr="00707E30">
        <w:rPr>
          <w:rFonts w:ascii="Times New Roman" w:hAnsi="Times New Roman" w:cs="Times New Roman" w:hint="eastAsia"/>
          <w:i/>
          <w:iCs/>
          <w:szCs w:val="21"/>
        </w:rPr>
        <w:t>s,a</w:t>
      </w:r>
      <w:proofErr w:type="spellEnd"/>
      <w:r w:rsidR="00707E30" w:rsidRPr="00707E30">
        <w:rPr>
          <w:rFonts w:ascii="Times New Roman" w:hAnsi="Times New Roman" w:cs="Times New Roman" w:hint="eastAsia"/>
          <w:i/>
          <w:iCs/>
          <w:szCs w:val="21"/>
        </w:rPr>
        <w:t>)</w:t>
      </w:r>
      <w:r w:rsidR="00707E30">
        <w:rPr>
          <w:rFonts w:ascii="Times New Roman" w:hAnsi="Times New Roman" w:cs="Times New Roman" w:hint="eastAsia"/>
          <w:szCs w:val="21"/>
        </w:rPr>
        <w:t xml:space="preserve"> </w:t>
      </w:r>
      <w:r w:rsidR="002A5257">
        <w:rPr>
          <w:rFonts w:ascii="Times New Roman" w:hAnsi="Times New Roman" w:cs="Times New Roman" w:hint="eastAsia"/>
          <w:szCs w:val="21"/>
        </w:rPr>
        <w:t xml:space="preserve">is the learned </w:t>
      </w:r>
      <w:r w:rsidR="002A5257" w:rsidRPr="002A5257">
        <w:rPr>
          <w:rFonts w:ascii="Times New Roman" w:hAnsi="Times New Roman" w:cs="Times New Roman" w:hint="eastAsia"/>
          <w:szCs w:val="21"/>
        </w:rPr>
        <w:t xml:space="preserve">Q-function representing expected cumulative reward for taking action </w:t>
      </w:r>
      <w:proofErr w:type="spellStart"/>
      <w:r w:rsidR="002A5257" w:rsidRPr="002A5257">
        <w:rPr>
          <w:rFonts w:ascii="Times New Roman" w:hAnsi="Times New Roman" w:cs="Times New Roman" w:hint="eastAsia"/>
          <w:szCs w:val="21"/>
        </w:rPr>
        <w:t>a</w:t>
      </w:r>
      <w:proofErr w:type="spellEnd"/>
      <w:r w:rsidR="002A5257" w:rsidRPr="002A5257">
        <w:rPr>
          <w:rFonts w:ascii="Times New Roman" w:hAnsi="Times New Roman" w:cs="Times New Roman" w:hint="eastAsia"/>
          <w:szCs w:val="21"/>
        </w:rPr>
        <w:t xml:space="preserve"> in </w:t>
      </w:r>
      <w:proofErr w:type="spellStart"/>
      <w:r w:rsidR="002A5257" w:rsidRPr="002A5257">
        <w:rPr>
          <w:rFonts w:ascii="Times New Roman" w:hAnsi="Times New Roman" w:cs="Times New Roman" w:hint="eastAsia"/>
          <w:szCs w:val="21"/>
        </w:rPr>
        <w:t xml:space="preserve">state </w:t>
      </w:r>
      <w:r w:rsidR="00707E30" w:rsidRPr="00707E30">
        <w:rPr>
          <w:rFonts w:ascii="Times New Roman" w:hAnsi="Times New Roman" w:cs="Times New Roman" w:hint="eastAsia"/>
          <w:i/>
          <w:iCs/>
          <w:szCs w:val="21"/>
        </w:rPr>
        <w:t>s</w:t>
      </w:r>
      <w:proofErr w:type="spellEnd"/>
      <w:r w:rsidR="00707E30">
        <w:rPr>
          <w:rFonts w:ascii="Times New Roman" w:hAnsi="Times New Roman" w:cs="Times New Roman" w:hint="eastAsia"/>
          <w:szCs w:val="21"/>
        </w:rPr>
        <w:t xml:space="preserve">, </w:t>
      </w:r>
      <w:r w:rsidR="00707E30" w:rsidRPr="00707E30">
        <w:rPr>
          <w:rFonts w:ascii="Times New Roman" w:hAnsi="Times New Roman" w:cs="Times New Roman" w:hint="eastAsia"/>
          <w:i/>
          <w:iCs/>
          <w:szCs w:val="21"/>
        </w:rPr>
        <w:t>a</w:t>
      </w:r>
      <w:r w:rsidR="002A5257">
        <w:rPr>
          <w:rFonts w:ascii="Times New Roman" w:hAnsi="Times New Roman" w:cs="Times New Roman" w:hint="eastAsia"/>
          <w:szCs w:val="21"/>
        </w:rPr>
        <w:t xml:space="preserve"> is a hyperparameter </w:t>
      </w:r>
      <w:r w:rsidR="002A5257" w:rsidRPr="002A5257">
        <w:rPr>
          <w:rFonts w:ascii="Times New Roman" w:hAnsi="Times New Roman" w:cs="Times New Roman" w:hint="eastAsia"/>
          <w:szCs w:val="21"/>
        </w:rPr>
        <w:t>controlling the strength of the conservatism penalty</w:t>
      </w:r>
      <w:r w:rsidR="002A5257">
        <w:rPr>
          <w:rFonts w:ascii="Times New Roman" w:hAnsi="Times New Roman" w:cs="Times New Roman" w:hint="eastAsia"/>
          <w:szCs w:val="21"/>
        </w:rPr>
        <w:t xml:space="preserve">, </w:t>
      </w:r>
      <w:r w:rsidR="00707E30" w:rsidRPr="00707E30">
        <w:rPr>
          <w:rFonts w:ascii="Times New Roman" w:hAnsi="Times New Roman" w:cs="Times New Roman" w:hint="eastAsia"/>
          <w:i/>
          <w:iCs/>
          <w:szCs w:val="21"/>
        </w:rPr>
        <w:t>D</w:t>
      </w:r>
      <w:r w:rsidR="002A5257">
        <w:rPr>
          <w:rFonts w:ascii="Times New Roman" w:hAnsi="Times New Roman" w:cs="Times New Roman" w:hint="eastAsia"/>
          <w:szCs w:val="21"/>
        </w:rPr>
        <w:t xml:space="preserve"> is the offline dataset, </w:t>
      </w:r>
      <m:oMath>
        <m:sSub>
          <m:sSubPr>
            <m:ctrlPr>
              <w:rPr>
                <w:rFonts w:ascii="Cambria Math" w:hAnsi="Cambria Math" w:cs="Times New Roman"/>
                <w:i/>
                <w:szCs w:val="21"/>
              </w:rPr>
            </m:ctrlPr>
          </m:sSubPr>
          <m:e>
            <m:r>
              <w:rPr>
                <w:rFonts w:ascii="Cambria Math" w:hAnsi="Cambria Math" w:cs="Times New Roman"/>
                <w:szCs w:val="21"/>
              </w:rPr>
              <m:t>π</m:t>
            </m:r>
          </m:e>
          <m:sub>
            <m:r>
              <w:rPr>
                <w:rFonts w:ascii="Cambria Math" w:hAnsi="Cambria Math" w:cs="Times New Roman"/>
                <w:szCs w:val="21"/>
              </w:rPr>
              <m:t>θ</m:t>
            </m:r>
          </m:sub>
        </m:sSub>
      </m:oMath>
      <w:r w:rsidR="002A5257">
        <w:rPr>
          <w:rFonts w:ascii="Times New Roman" w:hAnsi="Times New Roman" w:cs="Times New Roman" w:hint="eastAsia"/>
          <w:szCs w:val="21"/>
        </w:rPr>
        <w:t xml:space="preserve"> is the behavioral policy that generated the offline data, and </w:t>
      </w:r>
      <m:oMath>
        <m:sSup>
          <m:sSupPr>
            <m:ctrlPr>
              <w:rPr>
                <w:rFonts w:ascii="Cambria Math" w:hAnsi="Cambria Math" w:cs="Times New Roman"/>
                <w:i/>
                <w:szCs w:val="21"/>
              </w:rPr>
            </m:ctrlPr>
          </m:sSupPr>
          <m:e>
            <m:r>
              <m:rPr>
                <m:scr m:val="script"/>
              </m:rPr>
              <w:rPr>
                <w:rFonts w:ascii="Cambria Math" w:hAnsi="Cambria Math" w:cs="Times New Roman"/>
                <w:szCs w:val="21"/>
              </w:rPr>
              <m:t>T</m:t>
            </m:r>
          </m:e>
          <m:sup>
            <m:r>
              <w:rPr>
                <w:rFonts w:ascii="Cambria Math" w:hAnsi="Cambria Math" w:cs="Times New Roman"/>
                <w:szCs w:val="21"/>
              </w:rPr>
              <m:t>π</m:t>
            </m:r>
          </m:sup>
        </m:sSup>
      </m:oMath>
      <w:r w:rsidR="002A5257">
        <w:rPr>
          <w:rFonts w:ascii="Times New Roman" w:hAnsi="Times New Roman" w:cs="Times New Roman" w:hint="eastAsia"/>
          <w:szCs w:val="21"/>
        </w:rPr>
        <w:t xml:space="preserve"> </w:t>
      </w:r>
      <w:r w:rsidR="002A5257" w:rsidRPr="002A5257">
        <w:rPr>
          <w:rFonts w:ascii="Times New Roman" w:hAnsi="Times New Roman" w:cs="Times New Roman" w:hint="eastAsia"/>
          <w:szCs w:val="21"/>
        </w:rPr>
        <w:t xml:space="preserve">is the Bellman operator </w:t>
      </w:r>
      <w:r w:rsidR="002A5257" w:rsidRPr="002A5257">
        <w:rPr>
          <w:rFonts w:ascii="Times New Roman" w:hAnsi="Times New Roman" w:cs="Times New Roman" w:hint="eastAsia"/>
          <w:szCs w:val="21"/>
        </w:rPr>
        <w:lastRenderedPageBreak/>
        <w:t>defined as</w:t>
      </w:r>
      <w:r w:rsidR="002A5257">
        <w:rPr>
          <w:rFonts w:ascii="Times New Roman" w:hAnsi="Times New Roman" w:cs="Times New Roman" w:hint="eastAsia"/>
          <w:szCs w:val="21"/>
        </w:rPr>
        <w:t xml:space="preserve"> </w:t>
      </w:r>
      <m:oMath>
        <m:sSup>
          <m:sSupPr>
            <m:ctrlPr>
              <w:rPr>
                <w:rFonts w:ascii="Cambria Math" w:hAnsi="Cambria Math" w:cs="Times New Roman"/>
                <w:i/>
                <w:szCs w:val="21"/>
              </w:rPr>
            </m:ctrlPr>
          </m:sSupPr>
          <m:e>
            <m:r>
              <m:rPr>
                <m:scr m:val="fraktur"/>
              </m:rPr>
              <w:rPr>
                <w:rFonts w:ascii="Cambria Math" w:hAnsi="Cambria Math" w:cs="Times New Roman"/>
                <w:szCs w:val="21"/>
              </w:rPr>
              <m:t>T</m:t>
            </m:r>
          </m:e>
          <m:sup>
            <m:r>
              <w:rPr>
                <w:rFonts w:ascii="Cambria Math" w:hAnsi="Cambria Math" w:cs="Times New Roman"/>
                <w:szCs w:val="21"/>
              </w:rPr>
              <m:t>π</m:t>
            </m:r>
          </m:sup>
        </m:sSup>
        <m:r>
          <w:rPr>
            <w:rFonts w:ascii="Cambria Math" w:hAnsi="Cambria Math" w:cs="Times New Roman"/>
            <w:szCs w:val="21"/>
          </w:rPr>
          <m:t xml:space="preserve"> Q</m:t>
        </m:r>
        <m:d>
          <m:dPr>
            <m:ctrlPr>
              <w:rPr>
                <w:rFonts w:ascii="Cambria Math" w:hAnsi="Cambria Math" w:cs="Times New Roman"/>
                <w:i/>
                <w:szCs w:val="21"/>
              </w:rPr>
            </m:ctrlPr>
          </m:dPr>
          <m:e>
            <m:r>
              <w:rPr>
                <w:rFonts w:ascii="Cambria Math" w:hAnsi="Cambria Math" w:cs="Times New Roman"/>
                <w:szCs w:val="21"/>
              </w:rPr>
              <m:t>s,a</m:t>
            </m:r>
          </m:e>
        </m:d>
        <m:r>
          <w:rPr>
            <w:rFonts w:ascii="Cambria Math" w:hAnsi="Cambria Math" w:cs="Times New Roman"/>
            <w:szCs w:val="21"/>
          </w:rPr>
          <m:t xml:space="preserve">=r+γ </m:t>
        </m:r>
        <m:r>
          <m:rPr>
            <m:scr m:val="double-struck"/>
          </m:rPr>
          <w:rPr>
            <w:rFonts w:ascii="Cambria Math" w:hAnsi="Cambria Math" w:cs="Times New Roman"/>
            <w:szCs w:val="21"/>
          </w:rPr>
          <m:t>E</m:t>
        </m:r>
        <m:d>
          <m:dPr>
            <m:begChr m:val="["/>
            <m:endChr m:val="]"/>
            <m:ctrlPr>
              <w:rPr>
                <w:rFonts w:ascii="Cambria Math" w:hAnsi="Cambria Math" w:cs="Times New Roman"/>
                <w:i/>
                <w:szCs w:val="21"/>
              </w:rPr>
            </m:ctrlPr>
          </m:dPr>
          <m:e>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sSup>
                      <m:sSupPr>
                        <m:ctrlPr>
                          <w:rPr>
                            <w:rFonts w:ascii="Cambria Math" w:hAnsi="Cambria Math" w:cs="Times New Roman"/>
                            <w:i/>
                            <w:szCs w:val="21"/>
                          </w:rPr>
                        </m:ctrlPr>
                      </m:sSupPr>
                      <m:e>
                        <m:r>
                          <w:rPr>
                            <w:rFonts w:ascii="Cambria Math" w:hAnsi="Cambria Math" w:cs="Times New Roman"/>
                            <w:szCs w:val="21"/>
                          </w:rPr>
                          <m:t>a</m:t>
                        </m:r>
                      </m:e>
                      <m:sup>
                        <m:r>
                          <w:rPr>
                            <w:rFonts w:ascii="Cambria Math" w:hAnsi="Cambria Math" w:cs="Times New Roman"/>
                            <w:szCs w:val="21"/>
                          </w:rPr>
                          <m:t>'</m:t>
                        </m:r>
                      </m:sup>
                    </m:sSup>
                  </m:lim>
                </m:limLow>
              </m:fName>
              <m:e>
                <m:r>
                  <w:rPr>
                    <w:rFonts w:ascii="Cambria Math" w:hAnsi="Cambria Math" w:cs="Times New Roman"/>
                    <w:szCs w:val="21"/>
                  </w:rPr>
                  <m:t>Q</m:t>
                </m:r>
                <m:d>
                  <m:dPr>
                    <m:ctrlPr>
                      <w:rPr>
                        <w:rFonts w:ascii="Cambria Math" w:hAnsi="Cambria Math" w:cs="Times New Roman"/>
                        <w:i/>
                        <w:szCs w:val="21"/>
                      </w:rPr>
                    </m:ctrlPr>
                  </m:dPr>
                  <m:e>
                    <m:sSup>
                      <m:sSupPr>
                        <m:ctrlPr>
                          <w:rPr>
                            <w:rFonts w:ascii="Cambria Math" w:hAnsi="Cambria Math" w:cs="Times New Roman"/>
                            <w:i/>
                            <w:szCs w:val="21"/>
                          </w:rPr>
                        </m:ctrlPr>
                      </m:sSupPr>
                      <m:e>
                        <m:r>
                          <w:rPr>
                            <w:rFonts w:ascii="Cambria Math" w:hAnsi="Cambria Math" w:cs="Times New Roman"/>
                            <w:szCs w:val="21"/>
                          </w:rPr>
                          <m:t>s</m:t>
                        </m:r>
                      </m:e>
                      <m:sup>
                        <m:r>
                          <w:rPr>
                            <w:rFonts w:ascii="Cambria Math" w:hAnsi="Cambria Math" w:cs="Times New Roman"/>
                            <w:szCs w:val="21"/>
                          </w:rPr>
                          <m:t>'</m:t>
                        </m:r>
                      </m:sup>
                    </m:s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a</m:t>
                        </m:r>
                      </m:e>
                      <m:sup>
                        <m:r>
                          <w:rPr>
                            <w:rFonts w:ascii="Cambria Math" w:hAnsi="Cambria Math" w:cs="Times New Roman"/>
                            <w:szCs w:val="21"/>
                          </w:rPr>
                          <m:t>'</m:t>
                        </m:r>
                      </m:sup>
                    </m:sSup>
                  </m:e>
                </m:d>
              </m:e>
            </m:func>
          </m:e>
        </m:d>
      </m:oMath>
      <w:r w:rsidR="002A5257">
        <w:rPr>
          <w:rFonts w:ascii="Times New Roman" w:hAnsi="Times New Roman" w:cs="Times New Roman" w:hint="eastAsia"/>
          <w:szCs w:val="21"/>
        </w:rPr>
        <w:t xml:space="preserve"> with discount factor</w:t>
      </w:r>
      <w:r w:rsidR="00707E30">
        <w:rPr>
          <w:rFonts w:ascii="Times New Roman" w:hAnsi="Times New Roman" w:cs="Times New Roman" w:hint="eastAsia"/>
          <w:szCs w:val="21"/>
        </w:rPr>
        <w:t xml:space="preserve"> </w:t>
      </w:r>
      <w:r w:rsidR="00707E30" w:rsidRPr="00707E30">
        <w:rPr>
          <w:rFonts w:ascii="Times New Roman" w:hAnsi="Times New Roman" w:cs="Times New Roman"/>
          <w:i/>
          <w:iCs/>
          <w:szCs w:val="21"/>
        </w:rPr>
        <w:t>γ</w:t>
      </w:r>
      <w:r w:rsidR="002A5257">
        <w:rPr>
          <w:rFonts w:ascii="Times New Roman" w:hAnsi="Times New Roman" w:cs="Times New Roman" w:hint="eastAsia"/>
          <w:szCs w:val="21"/>
        </w:rPr>
        <w:t xml:space="preserve"> </w:t>
      </w:r>
      <w:r w:rsidR="00B42D98">
        <w:rPr>
          <w:rFonts w:ascii="Times New Roman" w:hAnsi="Times New Roman" w:cs="Times New Roman" w:hint="eastAsia"/>
          <w:szCs w:val="21"/>
        </w:rPr>
        <w:t xml:space="preserve">, </w:t>
      </w:r>
      <w:r w:rsidR="00707E30" w:rsidRPr="00707E30">
        <w:rPr>
          <w:rFonts w:ascii="Times New Roman" w:hAnsi="Times New Roman" w:cs="Times New Roman"/>
          <w:i/>
          <w:iCs/>
          <w:szCs w:val="21"/>
        </w:rPr>
        <w:t>α</w:t>
      </w:r>
      <w:r w:rsidR="002A5257">
        <w:rPr>
          <w:rFonts w:ascii="Times New Roman" w:hAnsi="Times New Roman" w:cs="Times New Roman" w:hint="eastAsia"/>
          <w:szCs w:val="21"/>
        </w:rPr>
        <w:t xml:space="preserve"> </w:t>
      </w:r>
      <w:r w:rsidRPr="00DD03A0">
        <w:rPr>
          <w:rFonts w:ascii="Times New Roman" w:hAnsi="Times New Roman" w:cs="Times New Roman"/>
          <w:szCs w:val="21"/>
        </w:rPr>
        <w:t xml:space="preserve">controls the strength of the conservatism penalty, </w:t>
      </w:r>
      <m:oMath>
        <m:sSub>
          <m:sSubPr>
            <m:ctrlPr>
              <w:rPr>
                <w:rFonts w:ascii="Cambria Math" w:hAnsi="Cambria Math" w:cs="Times New Roman"/>
                <w:i/>
                <w:szCs w:val="21"/>
              </w:rPr>
            </m:ctrlPr>
          </m:sSubPr>
          <m:e>
            <m:r>
              <w:rPr>
                <w:rFonts w:ascii="Cambria Math" w:hAnsi="Cambria Math" w:cs="Times New Roman"/>
                <w:szCs w:val="21"/>
              </w:rPr>
              <m:t>π</m:t>
            </m:r>
          </m:e>
          <m:sub>
            <m:r>
              <w:rPr>
                <w:rFonts w:ascii="Cambria Math" w:hAnsi="Cambria Math" w:cs="Times New Roman"/>
                <w:szCs w:val="21"/>
              </w:rPr>
              <m:t>β</m:t>
            </m:r>
          </m:sub>
        </m:sSub>
      </m:oMath>
      <w:r w:rsidR="00707E30">
        <w:rPr>
          <w:rFonts w:ascii="Times New Roman" w:hAnsi="Times New Roman" w:cs="Times New Roman" w:hint="eastAsia"/>
          <w:szCs w:val="21"/>
        </w:rPr>
        <w:t xml:space="preserve"> </w:t>
      </w:r>
      <w:r w:rsidRPr="00DD03A0">
        <w:rPr>
          <w:rFonts w:ascii="Times New Roman" w:hAnsi="Times New Roman" w:cs="Times New Roman"/>
          <w:szCs w:val="21"/>
        </w:rPr>
        <w:t>is the behavioral policy, and</w:t>
      </w:r>
      <w:r w:rsidR="00707E30">
        <w:rPr>
          <w:rFonts w:ascii="Times New Roman" w:hAnsi="Times New Roman" w:cs="Times New Roman" w:hint="eastAsia"/>
          <w:szCs w:val="21"/>
        </w:rPr>
        <w:t xml:space="preserve"> </w:t>
      </w:r>
      <w:commentRangeStart w:id="14"/>
      <w:commentRangeStart w:id="15"/>
      <m:oMath>
        <m:sSup>
          <m:sSupPr>
            <m:ctrlPr>
              <w:rPr>
                <w:rFonts w:ascii="Cambria Math" w:hAnsi="Cambria Math" w:cs="Times New Roman"/>
                <w:i/>
                <w:szCs w:val="21"/>
              </w:rPr>
            </m:ctrlPr>
          </m:sSupPr>
          <m:e>
            <m:r>
              <m:rPr>
                <m:scr m:val="script"/>
              </m:rPr>
              <w:rPr>
                <w:rFonts w:ascii="Cambria Math" w:hAnsi="Cambria Math" w:cs="Times New Roman"/>
                <w:szCs w:val="21"/>
              </w:rPr>
              <m:t>T</m:t>
            </m:r>
          </m:e>
          <m:sup>
            <m:r>
              <w:rPr>
                <w:rFonts w:ascii="Cambria Math" w:hAnsi="Cambria Math" w:cs="Times New Roman"/>
                <w:szCs w:val="21"/>
              </w:rPr>
              <m:t>π</m:t>
            </m:r>
          </m:sup>
        </m:sSup>
      </m:oMath>
      <w:commentRangeEnd w:id="14"/>
      <w:r w:rsidR="00707E30" w:rsidRPr="00DD03A0">
        <w:rPr>
          <w:rStyle w:val="af2"/>
          <w:rFonts w:ascii="Times New Roman" w:hAnsi="Times New Roman" w:cs="Times New Roman"/>
        </w:rPr>
        <w:commentReference w:id="14"/>
      </w:r>
      <w:commentRangeEnd w:id="15"/>
      <w:r w:rsidR="00DB534F">
        <w:rPr>
          <w:rStyle w:val="af2"/>
        </w:rPr>
        <w:commentReference w:id="15"/>
      </w:r>
      <w:r w:rsidRPr="00DD03A0">
        <w:rPr>
          <w:rFonts w:ascii="Times New Roman" w:hAnsi="Times New Roman" w:cs="Times New Roman"/>
          <w:szCs w:val="21"/>
        </w:rPr>
        <w:t xml:space="preserve"> is the Bellman operator.</w:t>
      </w:r>
    </w:p>
    <w:p w14:paraId="7508FEF0" w14:textId="15781BC3" w:rsidR="00D24331" w:rsidRPr="00DD03A0" w:rsidRDefault="00D24331" w:rsidP="00707E30">
      <w:pPr>
        <w:ind w:firstLineChars="200" w:firstLine="420"/>
        <w:rPr>
          <w:rFonts w:ascii="Times New Roman" w:hAnsi="Times New Roman" w:cs="Times New Roman"/>
          <w:szCs w:val="21"/>
        </w:rPr>
      </w:pPr>
      <w:r w:rsidRPr="00DD03A0">
        <w:rPr>
          <w:rFonts w:ascii="Times New Roman" w:hAnsi="Times New Roman" w:cs="Times New Roman"/>
          <w:szCs w:val="21"/>
        </w:rPr>
        <w:t>The conservatism penalty encourages the learned Q-function to assign lower values to actions that were not taken by the behavioral policy, reducing the risk of selecting suboptimal actions due to Q-value overestimation. The policy is derived a</w:t>
      </w:r>
      <w:r w:rsidR="001F04A2">
        <w:rPr>
          <w:rFonts w:ascii="Times New Roman" w:hAnsi="Times New Roman" w:cs="Times New Roman" w:hint="eastAsia"/>
          <w:szCs w:val="21"/>
        </w:rPr>
        <w:t>s</w:t>
      </w:r>
      <w:r w:rsidR="001F04A2" w:rsidRPr="00DD03A0">
        <w:rPr>
          <w:rFonts w:ascii="Times New Roman" w:hAnsi="Times New Roman" w:cs="Times New Roman"/>
          <w:szCs w:val="21"/>
        </w:rPr>
        <w:t xml:space="preserve"> </w:t>
      </w:r>
      <w:commentRangeStart w:id="16"/>
      <w:commentRangeStart w:id="17"/>
      <m:oMath>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s</m:t>
            </m:r>
          </m:e>
        </m:d>
        <m:r>
          <w:rPr>
            <w:rFonts w:ascii="Cambria Math" w:hAnsi="Cambria Math" w:cs="Times New Roman"/>
            <w:szCs w:val="21"/>
          </w:rPr>
          <m:t>=</m:t>
        </m:r>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nor/>
                  </m:rPr>
                  <w:rPr>
                    <w:rFonts w:ascii="Cambria Math" w:hAnsi="Cambria Math" w:cs="Times New Roman" w:hint="eastAsia"/>
                    <w:szCs w:val="21"/>
                  </w:rPr>
                  <m:t>arg</m:t>
                </m:r>
                <m:r>
                  <m:rPr>
                    <m:sty m:val="p"/>
                  </m:rPr>
                  <w:rPr>
                    <w:rFonts w:ascii="Cambria Math" w:hAnsi="Cambria Math" w:cs="Times New Roman"/>
                    <w:szCs w:val="21"/>
                  </w:rPr>
                  <m:t>max</m:t>
                </m:r>
              </m:e>
              <m:lim>
                <m:r>
                  <w:rPr>
                    <w:rFonts w:ascii="Cambria Math" w:hAnsi="Cambria Math" w:cs="Times New Roman"/>
                    <w:szCs w:val="21"/>
                  </w:rPr>
                  <m:t>a</m:t>
                </m:r>
              </m:lim>
            </m:limLow>
          </m:fName>
          <m:e>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s,a</m:t>
                </m:r>
              </m:e>
            </m:d>
          </m:e>
        </m:func>
      </m:oMath>
      <w:commentRangeEnd w:id="16"/>
      <w:r w:rsidR="001F04A2" w:rsidRPr="00DD03A0">
        <w:rPr>
          <w:rStyle w:val="af2"/>
          <w:rFonts w:ascii="Times New Roman" w:hAnsi="Times New Roman" w:cs="Times New Roman"/>
        </w:rPr>
        <w:commentReference w:id="16"/>
      </w:r>
      <w:commentRangeEnd w:id="17"/>
      <w:r w:rsidR="00DB534F">
        <w:rPr>
          <w:rStyle w:val="af2"/>
        </w:rPr>
        <w:commentReference w:id="17"/>
      </w:r>
      <w:r w:rsidRPr="00DD03A0">
        <w:rPr>
          <w:rFonts w:ascii="Times New Roman" w:hAnsi="Times New Roman" w:cs="Times New Roman"/>
          <w:szCs w:val="21"/>
        </w:rPr>
        <w:t>.</w:t>
      </w:r>
    </w:p>
    <w:p w14:paraId="752934C5" w14:textId="0C5DFB16" w:rsidR="00D24331" w:rsidRPr="00DD03A0" w:rsidRDefault="00D24331" w:rsidP="00707E30">
      <w:pPr>
        <w:ind w:firstLineChars="200" w:firstLine="420"/>
        <w:rPr>
          <w:rFonts w:ascii="Times New Roman" w:hAnsi="Times New Roman" w:cs="Times New Roman"/>
          <w:szCs w:val="21"/>
        </w:rPr>
      </w:pPr>
      <w:r w:rsidRPr="00DD03A0">
        <w:rPr>
          <w:rFonts w:ascii="Times New Roman" w:hAnsi="Times New Roman" w:cs="Times New Roman"/>
          <w:szCs w:val="21"/>
        </w:rPr>
        <w:t>We use d3rlpy</w:t>
      </w:r>
      <w:r w:rsidR="007E251F">
        <w:rPr>
          <w:rFonts w:ascii="Times New Roman" w:hAnsi="Times New Roman" w:cs="Times New Roman"/>
          <w:szCs w:val="21"/>
        </w:rPr>
        <w:t>’</w:t>
      </w:r>
      <w:r w:rsidRPr="00DD03A0">
        <w:rPr>
          <w:rFonts w:ascii="Times New Roman" w:hAnsi="Times New Roman" w:cs="Times New Roman"/>
          <w:szCs w:val="21"/>
        </w:rPr>
        <w:t xml:space="preserve">s </w:t>
      </w:r>
      <w:proofErr w:type="spellStart"/>
      <w:r w:rsidRPr="00DD03A0">
        <w:rPr>
          <w:rFonts w:ascii="Times New Roman" w:hAnsi="Times New Roman" w:cs="Times New Roman"/>
          <w:szCs w:val="21"/>
        </w:rPr>
        <w:t>DiscreteCQLConfig</w:t>
      </w:r>
      <w:proofErr w:type="spellEnd"/>
      <w:r w:rsidRPr="00DD03A0">
        <w:rPr>
          <w:rFonts w:ascii="Times New Roman" w:hAnsi="Times New Roman" w:cs="Times New Roman"/>
          <w:szCs w:val="21"/>
        </w:rPr>
        <w:t xml:space="preserve"> with batch size 1,024, learning rate</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3</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10</w:t>
      </w:r>
      <w:r w:rsidR="001F04A2" w:rsidRPr="001F04A2">
        <w:rPr>
          <w:rFonts w:ascii="Times New Roman" w:hAnsi="Times New Roman" w:cs="Times New Roman"/>
          <w:szCs w:val="21"/>
          <w:vertAlign w:val="superscript"/>
        </w:rPr>
        <w:t>−4</w:t>
      </w:r>
      <w:r w:rsidR="001F04A2">
        <w:rPr>
          <w:rFonts w:ascii="Times New Roman" w:hAnsi="Times New Roman" w:cs="Times New Roman" w:hint="eastAsia"/>
          <w:szCs w:val="21"/>
        </w:rPr>
        <w:t xml:space="preserve"> </w:t>
      </w:r>
      <w:r w:rsidRPr="00DD03A0">
        <w:rPr>
          <w:rFonts w:ascii="Times New Roman" w:hAnsi="Times New Roman" w:cs="Times New Roman"/>
          <w:szCs w:val="21"/>
        </w:rPr>
        <w:t>with Adam optimizer,</w:t>
      </w:r>
      <w:r w:rsidR="004345E7">
        <w:rPr>
          <w:rFonts w:ascii="Times New Roman" w:hAnsi="Times New Roman" w:cs="Times New Roman" w:hint="eastAsia"/>
          <w:szCs w:val="21"/>
        </w:rPr>
        <w:t xml:space="preserve"> </w:t>
      </w:r>
      <w:r w:rsidR="001F04A2" w:rsidRPr="001F04A2">
        <w:rPr>
          <w:rFonts w:ascii="Times New Roman" w:hAnsi="Times New Roman" w:cs="Times New Roman"/>
          <w:i/>
          <w:iCs/>
          <w:szCs w:val="21"/>
        </w:rPr>
        <w:t>α</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1.0</w:t>
      </w:r>
      <w:r w:rsidRPr="00DD03A0">
        <w:rPr>
          <w:rFonts w:ascii="Times New Roman" w:hAnsi="Times New Roman" w:cs="Times New Roman"/>
          <w:szCs w:val="21"/>
        </w:rPr>
        <w:t>, target network updates every 2,000 steps, training for 200,000 gradient steps.</w:t>
      </w:r>
    </w:p>
    <w:p w14:paraId="0F337BD5" w14:textId="32851C7A" w:rsidR="00351F06" w:rsidRPr="009872CF" w:rsidRDefault="00351F06" w:rsidP="00E4706F">
      <w:pPr>
        <w:pStyle w:val="3"/>
        <w:spacing w:beforeLines="50" w:before="156" w:afterLines="50" w:after="156" w:line="240" w:lineRule="auto"/>
        <w:rPr>
          <w:rFonts w:cs="Times New Roman"/>
          <w:sz w:val="28"/>
          <w:szCs w:val="28"/>
        </w:rPr>
      </w:pPr>
      <w:r w:rsidRPr="009872CF">
        <w:rPr>
          <w:rFonts w:cs="Times New Roman"/>
          <w:sz w:val="28"/>
          <w:szCs w:val="28"/>
        </w:rPr>
        <w:t>2.3.3 Deep Q-Network (DQN)</w:t>
      </w:r>
    </w:p>
    <w:p w14:paraId="51732C53" w14:textId="0E4985DC"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Deep Q-Network</w:t>
      </w:r>
      <w:r w:rsidRPr="00DD03A0">
        <w:rPr>
          <w:rFonts w:ascii="Times New Roman" w:hAnsi="Times New Roman" w:cs="Times New Roman"/>
          <w:szCs w:val="21"/>
          <w:vertAlign w:val="superscript"/>
        </w:rPr>
        <w:t>18</w:t>
      </w:r>
      <w:r w:rsidRPr="00DD03A0">
        <w:rPr>
          <w:rFonts w:ascii="Times New Roman" w:hAnsi="Times New Roman" w:cs="Times New Roman"/>
          <w:szCs w:val="21"/>
        </w:rPr>
        <w:t xml:space="preserve"> is a foundational deep RL algorithm that combines Q-learning with deep neural networks. DQN uses 2 key techniques for stability. Experience </w:t>
      </w:r>
      <w:proofErr w:type="gramStart"/>
      <w:r w:rsidRPr="00DD03A0">
        <w:rPr>
          <w:rFonts w:ascii="Times New Roman" w:hAnsi="Times New Roman" w:cs="Times New Roman"/>
          <w:szCs w:val="21"/>
        </w:rPr>
        <w:t>replay</w:t>
      </w:r>
      <w:proofErr w:type="gramEnd"/>
      <w:r w:rsidRPr="00DD03A0">
        <w:rPr>
          <w:rFonts w:ascii="Times New Roman" w:hAnsi="Times New Roman" w:cs="Times New Roman"/>
          <w:szCs w:val="21"/>
        </w:rPr>
        <w:t xml:space="preserve"> stores transitions in a replay buffer and samples mini-batches for training. A target network </w:t>
      </w:r>
      <m:oMath>
        <m:sSub>
          <m:sSubPr>
            <m:ctrlPr>
              <w:rPr>
                <w:rFonts w:ascii="Cambria Math" w:hAnsi="Cambria Math" w:cs="Times New Roman"/>
                <w:i/>
                <w:szCs w:val="21"/>
              </w:rPr>
            </m:ctrlPr>
          </m:sSubPr>
          <m:e>
            <m:r>
              <w:rPr>
                <w:rFonts w:ascii="Cambria Math" w:hAnsi="Cambria Math" w:cs="Times New Roman"/>
                <w:szCs w:val="21"/>
              </w:rPr>
              <m:t>Q</m:t>
            </m:r>
          </m:e>
          <m:sub>
            <m:sSup>
              <m:sSupPr>
                <m:ctrlPr>
                  <w:rPr>
                    <w:rFonts w:ascii="Cambria Math" w:hAnsi="Cambria Math" w:cs="Times New Roman"/>
                    <w:i/>
                    <w:szCs w:val="21"/>
                  </w:rPr>
                </m:ctrlPr>
              </m:sSupPr>
              <m:e>
                <m:r>
                  <w:rPr>
                    <w:rFonts w:ascii="Cambria Math" w:hAnsi="Cambria Math" w:cs="Times New Roman"/>
                    <w:szCs w:val="21"/>
                  </w:rPr>
                  <m:t>θ</m:t>
                </m:r>
              </m:e>
              <m:sup>
                <m:r>
                  <w:rPr>
                    <w:rFonts w:ascii="Cambria Math" w:hAnsi="Cambria Math" w:cs="Times New Roman"/>
                    <w:szCs w:val="21"/>
                  </w:rPr>
                  <m:t>-</m:t>
                </m:r>
              </m:sup>
            </m:sSup>
          </m:sub>
        </m:sSub>
      </m:oMath>
      <w:r w:rsidRPr="00DD03A0">
        <w:rPr>
          <w:rFonts w:ascii="Times New Roman" w:hAnsi="Times New Roman" w:cs="Times New Roman"/>
          <w:szCs w:val="21"/>
        </w:rPr>
        <w:t xml:space="preserve"> is periodically synchronized with the main network </w:t>
      </w:r>
      <m:oMath>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θ</m:t>
            </m:r>
          </m:sub>
        </m:sSub>
      </m:oMath>
      <w:r w:rsidR="004345E7">
        <w:rPr>
          <w:rFonts w:ascii="Times New Roman" w:hAnsi="Times New Roman" w:cs="Times New Roman" w:hint="eastAsia"/>
          <w:szCs w:val="21"/>
        </w:rPr>
        <w:t xml:space="preserve"> </w:t>
      </w:r>
      <w:r w:rsidRPr="00DD03A0">
        <w:rPr>
          <w:rFonts w:ascii="Times New Roman" w:hAnsi="Times New Roman" w:cs="Times New Roman"/>
          <w:szCs w:val="21"/>
        </w:rPr>
        <w:t>to stabilize Q-value targets.</w:t>
      </w:r>
    </w:p>
    <w:p w14:paraId="4A783D60" w14:textId="77777777" w:rsidR="00351F06"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The Q-function is updated to minimize the temporal difference error:</w:t>
      </w:r>
    </w:p>
    <w:p w14:paraId="5E47023E" w14:textId="3CE9F828" w:rsidR="00351F06" w:rsidRPr="001F04A2" w:rsidRDefault="004345E7" w:rsidP="001F04A2">
      <w:pPr>
        <w:ind w:firstLineChars="200" w:firstLine="420"/>
        <w:rPr>
          <w:rFonts w:ascii="Times New Roman" w:hAnsi="Times New Roman" w:cs="Times New Roman"/>
          <w:szCs w:val="21"/>
        </w:rPr>
      </w:pPr>
      <m:oMath>
        <m:r>
          <m:rPr>
            <m:scr m:val="script"/>
          </m:rPr>
          <w:rPr>
            <w:rFonts w:ascii="Cambria Math" w:hAnsi="Cambria Math" w:cs="Times New Roman"/>
            <w:szCs w:val="21"/>
          </w:rPr>
          <m:t>L</m:t>
        </m:r>
        <m:d>
          <m:dPr>
            <m:ctrlPr>
              <w:rPr>
                <w:rFonts w:ascii="Cambria Math" w:hAnsi="Cambria Math" w:cs="Times New Roman"/>
                <w:i/>
                <w:szCs w:val="21"/>
              </w:rPr>
            </m:ctrlPr>
          </m:dPr>
          <m:e>
            <m:r>
              <w:rPr>
                <w:rFonts w:ascii="Cambria Math" w:hAnsi="Cambria Math" w:cs="Times New Roman"/>
                <w:szCs w:val="21"/>
              </w:rPr>
              <m:t>θ</m:t>
            </m:r>
          </m:e>
        </m:d>
        <m:r>
          <w:rPr>
            <w:rFonts w:ascii="Cambria Math" w:hAnsi="Cambria Math" w:cs="Times New Roman"/>
            <w:szCs w:val="21"/>
          </w:rPr>
          <m:t>=</m:t>
        </m:r>
        <m:sSub>
          <m:sSubPr>
            <m:ctrlPr>
              <w:rPr>
                <w:rFonts w:ascii="Cambria Math" w:hAnsi="Cambria Math" w:cs="Times New Roman"/>
                <w:i/>
                <w:szCs w:val="21"/>
              </w:rPr>
            </m:ctrlPr>
          </m:sSubPr>
          <m:e>
            <m:r>
              <m:rPr>
                <m:scr m:val="double-struck"/>
              </m:rPr>
              <w:rPr>
                <w:rFonts w:ascii="Cambria Math" w:hAnsi="Cambria Math" w:cs="Times New Roman"/>
                <w:szCs w:val="21"/>
              </w:rPr>
              <m:t>E</m:t>
            </m:r>
          </m:e>
          <m:sub>
            <m:d>
              <m:dPr>
                <m:ctrlPr>
                  <w:rPr>
                    <w:rFonts w:ascii="Cambria Math" w:hAnsi="Cambria Math" w:cs="Times New Roman"/>
                    <w:i/>
                    <w:szCs w:val="21"/>
                  </w:rPr>
                </m:ctrlPr>
              </m:dPr>
              <m:e>
                <m:r>
                  <w:rPr>
                    <w:rFonts w:ascii="Cambria Math" w:hAnsi="Cambria Math" w:cs="Times New Roman"/>
                    <w:szCs w:val="21"/>
                  </w:rPr>
                  <m:t>s,a,r,</m:t>
                </m:r>
                <m:sSup>
                  <m:sSupPr>
                    <m:ctrlPr>
                      <w:rPr>
                        <w:rFonts w:ascii="Cambria Math" w:hAnsi="Cambria Math" w:cs="Times New Roman"/>
                        <w:i/>
                        <w:szCs w:val="21"/>
                      </w:rPr>
                    </m:ctrlPr>
                  </m:sSupPr>
                  <m:e>
                    <m:r>
                      <w:rPr>
                        <w:rFonts w:ascii="Cambria Math" w:hAnsi="Cambria Math" w:cs="Times New Roman"/>
                        <w:szCs w:val="21"/>
                      </w:rPr>
                      <m:t>s</m:t>
                    </m:r>
                  </m:e>
                  <m:sup>
                    <m:r>
                      <w:rPr>
                        <w:rFonts w:ascii="Cambria Math" w:hAnsi="Cambria Math" w:cs="Times New Roman"/>
                        <w:szCs w:val="21"/>
                      </w:rPr>
                      <m:t>'</m:t>
                    </m:r>
                  </m:sup>
                </m:sSup>
              </m:e>
            </m:d>
            <m:r>
              <m:rPr>
                <m:scr m:val="fraktur"/>
              </m:rPr>
              <w:rPr>
                <w:rFonts w:ascii="Cambria Math" w:hAnsi="Cambria Math" w:cs="Times New Roman"/>
                <w:szCs w:val="21"/>
              </w:rPr>
              <m:t>~D</m:t>
            </m:r>
          </m:sub>
        </m:sSub>
        <m:d>
          <m:dPr>
            <m:begChr m:val="["/>
            <m:endChr m:val="]"/>
            <m:ctrlPr>
              <w:rPr>
                <w:rFonts w:ascii="Cambria Math" w:hAnsi="Cambria Math" w:cs="Times New Roman"/>
                <w:i/>
                <w:szCs w:val="21"/>
              </w:rPr>
            </m:ctrlPr>
          </m:dPr>
          <m:e>
            <m:sSup>
              <m:sSupPr>
                <m:ctrlPr>
                  <w:rPr>
                    <w:rFonts w:ascii="Cambria Math" w:hAnsi="Cambria Math" w:cs="Times New Roman"/>
                    <w:i/>
                    <w:szCs w:val="21"/>
                  </w:rPr>
                </m:ctrlPr>
              </m:sSupPr>
              <m:e>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θ</m:t>
                        </m:r>
                      </m:sub>
                    </m:sSub>
                    <m:d>
                      <m:dPr>
                        <m:ctrlPr>
                          <w:rPr>
                            <w:rFonts w:ascii="Cambria Math" w:hAnsi="Cambria Math" w:cs="Times New Roman"/>
                            <w:i/>
                            <w:szCs w:val="21"/>
                          </w:rPr>
                        </m:ctrlPr>
                      </m:dPr>
                      <m:e>
                        <m:r>
                          <w:rPr>
                            <w:rFonts w:ascii="Cambria Math" w:hAnsi="Cambria Math" w:cs="Times New Roman"/>
                            <w:szCs w:val="21"/>
                          </w:rPr>
                          <m:t>s,a</m:t>
                        </m:r>
                      </m:e>
                    </m:d>
                    <m:r>
                      <w:rPr>
                        <w:rFonts w:ascii="Cambria Math" w:hAnsi="Cambria Math" w:cs="Times New Roman"/>
                        <w:szCs w:val="21"/>
                      </w:rPr>
                      <m:t>-</m:t>
                    </m:r>
                    <m:d>
                      <m:dPr>
                        <m:ctrlPr>
                          <w:rPr>
                            <w:rFonts w:ascii="Cambria Math" w:hAnsi="Cambria Math" w:cs="Times New Roman"/>
                            <w:i/>
                            <w:szCs w:val="21"/>
                          </w:rPr>
                        </m:ctrlPr>
                      </m:dPr>
                      <m:e>
                        <m:r>
                          <w:rPr>
                            <w:rFonts w:ascii="Cambria Math" w:hAnsi="Cambria Math" w:cs="Times New Roman"/>
                            <w:szCs w:val="21"/>
                          </w:rPr>
                          <m:t>r +γ</m:t>
                        </m:r>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sSup>
                                  <m:sSupPr>
                                    <m:ctrlPr>
                                      <w:rPr>
                                        <w:rFonts w:ascii="Cambria Math" w:hAnsi="Cambria Math" w:cs="Times New Roman"/>
                                        <w:i/>
                                        <w:szCs w:val="21"/>
                                      </w:rPr>
                                    </m:ctrlPr>
                                  </m:sSupPr>
                                  <m:e>
                                    <m:r>
                                      <w:rPr>
                                        <w:rFonts w:ascii="Cambria Math" w:hAnsi="Cambria Math" w:cs="Times New Roman"/>
                                        <w:szCs w:val="21"/>
                                      </w:rPr>
                                      <m:t>a</m:t>
                                    </m:r>
                                  </m:e>
                                  <m:sup>
                                    <m:r>
                                      <w:rPr>
                                        <w:rFonts w:ascii="Cambria Math" w:hAnsi="Cambria Math" w:cs="Times New Roman"/>
                                        <w:szCs w:val="21"/>
                                      </w:rPr>
                                      <m:t>'</m:t>
                                    </m:r>
                                  </m:sup>
                                </m:sSup>
                              </m:lim>
                            </m:limLow>
                          </m:fName>
                          <m:e>
                            <m:sSub>
                              <m:sSubPr>
                                <m:ctrlPr>
                                  <w:rPr>
                                    <w:rFonts w:ascii="Cambria Math" w:hAnsi="Cambria Math" w:cs="Times New Roman"/>
                                    <w:i/>
                                    <w:szCs w:val="21"/>
                                  </w:rPr>
                                </m:ctrlPr>
                              </m:sSubPr>
                              <m:e>
                                <m:r>
                                  <w:rPr>
                                    <w:rFonts w:ascii="Cambria Math" w:hAnsi="Cambria Math" w:cs="Times New Roman"/>
                                    <w:szCs w:val="21"/>
                                  </w:rPr>
                                  <m:t>Q</m:t>
                                </m:r>
                              </m:e>
                              <m:sub>
                                <m:sSup>
                                  <m:sSupPr>
                                    <m:ctrlPr>
                                      <w:rPr>
                                        <w:rFonts w:ascii="Cambria Math" w:hAnsi="Cambria Math" w:cs="Times New Roman"/>
                                        <w:i/>
                                        <w:szCs w:val="21"/>
                                      </w:rPr>
                                    </m:ctrlPr>
                                  </m:sSupPr>
                                  <m:e>
                                    <m:r>
                                      <w:rPr>
                                        <w:rFonts w:ascii="Cambria Math" w:hAnsi="Cambria Math" w:cs="Times New Roman"/>
                                        <w:szCs w:val="21"/>
                                      </w:rPr>
                                      <m:t>θ</m:t>
                                    </m:r>
                                  </m:e>
                                  <m:sup>
                                    <m:r>
                                      <w:rPr>
                                        <w:rFonts w:ascii="Cambria Math" w:hAnsi="Cambria Math" w:cs="Times New Roman"/>
                                        <w:szCs w:val="21"/>
                                      </w:rPr>
                                      <m:t>-</m:t>
                                    </m:r>
                                  </m:sup>
                                </m:sSup>
                              </m:sub>
                            </m:sSub>
                            <m:d>
                              <m:dPr>
                                <m:ctrlPr>
                                  <w:rPr>
                                    <w:rFonts w:ascii="Cambria Math" w:hAnsi="Cambria Math" w:cs="Times New Roman"/>
                                    <w:i/>
                                    <w:szCs w:val="21"/>
                                  </w:rPr>
                                </m:ctrlPr>
                              </m:dPr>
                              <m:e>
                                <m:sSup>
                                  <m:sSupPr>
                                    <m:ctrlPr>
                                      <w:rPr>
                                        <w:rFonts w:ascii="Cambria Math" w:hAnsi="Cambria Math" w:cs="Times New Roman"/>
                                        <w:i/>
                                        <w:szCs w:val="21"/>
                                      </w:rPr>
                                    </m:ctrlPr>
                                  </m:sSupPr>
                                  <m:e>
                                    <m:r>
                                      <w:rPr>
                                        <w:rFonts w:ascii="Cambria Math" w:hAnsi="Cambria Math" w:cs="Times New Roman"/>
                                        <w:szCs w:val="21"/>
                                      </w:rPr>
                                      <m:t>s</m:t>
                                    </m:r>
                                  </m:e>
                                  <m:sup>
                                    <m:r>
                                      <w:rPr>
                                        <w:rFonts w:ascii="Cambria Math" w:hAnsi="Cambria Math" w:cs="Times New Roman"/>
                                        <w:szCs w:val="21"/>
                                      </w:rPr>
                                      <m:t>'</m:t>
                                    </m:r>
                                  </m:sup>
                                </m:sSup>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a</m:t>
                                    </m:r>
                                  </m:e>
                                  <m:sup>
                                    <m:r>
                                      <w:rPr>
                                        <w:rFonts w:ascii="Cambria Math" w:hAnsi="Cambria Math" w:cs="Times New Roman"/>
                                        <w:szCs w:val="21"/>
                                      </w:rPr>
                                      <m:t>'</m:t>
                                    </m:r>
                                  </m:sup>
                                </m:sSup>
                              </m:e>
                            </m:d>
                          </m:e>
                        </m:func>
                      </m:e>
                    </m:d>
                  </m:e>
                </m:d>
              </m:e>
              <m:sup>
                <m:r>
                  <w:rPr>
                    <w:rFonts w:ascii="Cambria Math" w:hAnsi="Cambria Math" w:cs="Times New Roman"/>
                    <w:szCs w:val="21"/>
                  </w:rPr>
                  <m:t>2</m:t>
                </m:r>
              </m:sup>
            </m:sSup>
          </m:e>
        </m:d>
        <m:r>
          <w:rPr>
            <w:rFonts w:ascii="Cambria Math" w:hAnsi="Cambria Math" w:cs="Times New Roman"/>
            <w:szCs w:val="21"/>
          </w:rPr>
          <m:t xml:space="preserve"> </m:t>
        </m:r>
      </m:oMath>
      <w:r w:rsidR="001B1784">
        <w:rPr>
          <w:rFonts w:ascii="Times New Roman" w:hAnsi="Times New Roman" w:cs="Times New Roman" w:hint="eastAsia"/>
          <w:szCs w:val="21"/>
        </w:rPr>
        <w:t xml:space="preserve"> </w:t>
      </w:r>
    </w:p>
    <w:p w14:paraId="0A0D0535" w14:textId="0BE86E7B" w:rsidR="007D2C30" w:rsidRPr="007D2C30" w:rsidRDefault="001F04A2" w:rsidP="001F04A2">
      <w:pPr>
        <w:rPr>
          <w:rFonts w:ascii="Times New Roman" w:hAnsi="Times New Roman" w:cs="Times New Roman"/>
          <w:szCs w:val="21"/>
        </w:rPr>
      </w:pPr>
      <w:r>
        <w:rPr>
          <w:rFonts w:ascii="Times New Roman" w:hAnsi="Times New Roman" w:cs="Times New Roman" w:hint="eastAsia"/>
          <w:szCs w:val="21"/>
        </w:rPr>
        <w:t>w</w:t>
      </w:r>
      <w:r w:rsidR="007D2C30">
        <w:rPr>
          <w:rFonts w:ascii="Times New Roman" w:hAnsi="Times New Roman" w:cs="Times New Roman" w:hint="eastAsia"/>
          <w:szCs w:val="21"/>
        </w:rPr>
        <w:t xml:space="preserve">here </w:t>
      </w:r>
      <m:oMath>
        <m:r>
          <m:rPr>
            <m:scr m:val="script"/>
          </m:rPr>
          <w:rPr>
            <w:rFonts w:ascii="Cambria Math" w:hAnsi="Cambria Math" w:cs="Times New Roman"/>
            <w:szCs w:val="21"/>
          </w:rPr>
          <m:t>L</m:t>
        </m:r>
        <m:d>
          <m:dPr>
            <m:ctrlPr>
              <w:rPr>
                <w:rFonts w:ascii="Cambria Math" w:hAnsi="Cambria Math" w:cs="Times New Roman"/>
                <w:i/>
                <w:szCs w:val="21"/>
              </w:rPr>
            </m:ctrlPr>
          </m:dPr>
          <m:e>
            <m:r>
              <w:rPr>
                <w:rFonts w:ascii="Cambria Math" w:hAnsi="Cambria Math" w:cs="Times New Roman"/>
                <w:szCs w:val="21"/>
              </w:rPr>
              <m:t>θ</m:t>
            </m:r>
          </m:e>
        </m:d>
      </m:oMath>
      <w:r w:rsidR="007D2C30">
        <w:rPr>
          <w:rFonts w:ascii="Times New Roman" w:hAnsi="Times New Roman" w:cs="Times New Roman" w:hint="eastAsia"/>
          <w:szCs w:val="21"/>
        </w:rPr>
        <w:t xml:space="preserve"> is the loss function parameterized by network weights 0, </w:t>
      </w:r>
      <m:oMath>
        <m:d>
          <m:dPr>
            <m:ctrlPr>
              <w:rPr>
                <w:rFonts w:ascii="Cambria Math" w:hAnsi="Cambria Math" w:cs="Times New Roman"/>
                <w:i/>
                <w:szCs w:val="21"/>
              </w:rPr>
            </m:ctrlPr>
          </m:dPr>
          <m:e>
            <m:r>
              <w:rPr>
                <w:rFonts w:ascii="Cambria Math" w:hAnsi="Cambria Math" w:cs="Times New Roman"/>
                <w:szCs w:val="21"/>
              </w:rPr>
              <m:t>s,a,r,</m:t>
            </m:r>
            <m:sSup>
              <m:sSupPr>
                <m:ctrlPr>
                  <w:rPr>
                    <w:rFonts w:ascii="Cambria Math" w:hAnsi="Cambria Math" w:cs="Times New Roman"/>
                    <w:i/>
                    <w:szCs w:val="21"/>
                  </w:rPr>
                </m:ctrlPr>
              </m:sSupPr>
              <m:e>
                <m:r>
                  <w:rPr>
                    <w:rFonts w:ascii="Cambria Math" w:hAnsi="Cambria Math" w:cs="Times New Roman"/>
                    <w:szCs w:val="21"/>
                  </w:rPr>
                  <m:t>s</m:t>
                </m:r>
              </m:e>
              <m:sup>
                <m:r>
                  <w:rPr>
                    <w:rFonts w:ascii="Cambria Math" w:hAnsi="Cambria Math" w:cs="Times New Roman"/>
                    <w:szCs w:val="21"/>
                  </w:rPr>
                  <m:t>'</m:t>
                </m:r>
              </m:sup>
            </m:sSup>
          </m:e>
        </m:d>
      </m:oMath>
      <w:r w:rsidR="007D2C30">
        <w:rPr>
          <w:rFonts w:ascii="Times New Roman" w:hAnsi="Times New Roman" w:cs="Times New Roman" w:hint="eastAsia"/>
          <w:szCs w:val="21"/>
        </w:rPr>
        <w:t xml:space="preserve"> denotes a transition tuple consisting of current </w:t>
      </w:r>
      <w:proofErr w:type="spellStart"/>
      <w:r w:rsidR="007D2C30">
        <w:rPr>
          <w:rFonts w:ascii="Times New Roman" w:hAnsi="Times New Roman" w:cs="Times New Roman" w:hint="eastAsia"/>
          <w:szCs w:val="21"/>
        </w:rPr>
        <w:t xml:space="preserve">state </w:t>
      </w:r>
      <w:r w:rsidR="007D2C30" w:rsidRPr="001F04A2">
        <w:rPr>
          <w:rFonts w:ascii="Times New Roman" w:hAnsi="Times New Roman" w:cs="Times New Roman" w:hint="eastAsia"/>
          <w:i/>
          <w:iCs/>
          <w:szCs w:val="21"/>
        </w:rPr>
        <w:t>s</w:t>
      </w:r>
      <w:proofErr w:type="spellEnd"/>
      <w:r w:rsidR="007D2C30">
        <w:rPr>
          <w:rFonts w:ascii="Times New Roman" w:hAnsi="Times New Roman" w:cs="Times New Roman" w:hint="eastAsia"/>
          <w:szCs w:val="21"/>
        </w:rPr>
        <w:t xml:space="preserve">, action </w:t>
      </w:r>
      <w:r w:rsidR="007D2C30" w:rsidRPr="001F04A2">
        <w:rPr>
          <w:rFonts w:ascii="Times New Roman" w:hAnsi="Times New Roman" w:cs="Times New Roman" w:hint="eastAsia"/>
          <w:i/>
          <w:iCs/>
          <w:szCs w:val="21"/>
        </w:rPr>
        <w:t>a</w:t>
      </w:r>
      <w:r w:rsidR="007D2C30">
        <w:rPr>
          <w:rFonts w:ascii="Times New Roman" w:hAnsi="Times New Roman" w:cs="Times New Roman" w:hint="eastAsia"/>
          <w:szCs w:val="21"/>
        </w:rPr>
        <w:t xml:space="preserve">, reward </w:t>
      </w:r>
      <w:r w:rsidR="007D2C30" w:rsidRPr="001F04A2">
        <w:rPr>
          <w:rFonts w:ascii="Times New Roman" w:hAnsi="Times New Roman" w:cs="Times New Roman" w:hint="eastAsia"/>
          <w:i/>
          <w:iCs/>
          <w:szCs w:val="21"/>
        </w:rPr>
        <w:t>r</w:t>
      </w:r>
      <w:r w:rsidR="007D2C30">
        <w:rPr>
          <w:rFonts w:ascii="Times New Roman" w:hAnsi="Times New Roman" w:cs="Times New Roman" w:hint="eastAsia"/>
          <w:szCs w:val="21"/>
        </w:rPr>
        <w:t xml:space="preserve">, and next </w:t>
      </w:r>
      <w:proofErr w:type="spellStart"/>
      <w:r w:rsidR="007D2C30">
        <w:rPr>
          <w:rFonts w:ascii="Times New Roman" w:hAnsi="Times New Roman" w:cs="Times New Roman" w:hint="eastAsia"/>
          <w:szCs w:val="21"/>
        </w:rPr>
        <w:t xml:space="preserve">state </w:t>
      </w:r>
      <w:r w:rsidR="007D2C30" w:rsidRPr="001F04A2">
        <w:rPr>
          <w:rFonts w:ascii="Times New Roman" w:hAnsi="Times New Roman" w:cs="Times New Roman" w:hint="eastAsia"/>
          <w:i/>
          <w:iCs/>
          <w:szCs w:val="21"/>
        </w:rPr>
        <w:t>s</w:t>
      </w:r>
      <w:proofErr w:type="spellEnd"/>
      <w:r w:rsidRPr="001F04A2">
        <w:rPr>
          <w:rFonts w:ascii="Times New Roman" w:hAnsi="Times New Roman" w:cs="Times New Roman"/>
          <w:i/>
          <w:iCs/>
          <w:szCs w:val="21"/>
        </w:rPr>
        <w:t>'</w:t>
      </w:r>
      <w:r w:rsidR="007D2C30">
        <w:rPr>
          <w:rFonts w:ascii="Times New Roman" w:hAnsi="Times New Roman" w:cs="Times New Roman" w:hint="eastAsia"/>
          <w:szCs w:val="21"/>
        </w:rPr>
        <w:t xml:space="preserve">, </w:t>
      </w:r>
      <m:oMath>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θ</m:t>
            </m:r>
          </m:sub>
        </m:sSub>
      </m:oMath>
      <w:r w:rsidR="007D2C30">
        <w:rPr>
          <w:rFonts w:ascii="Times New Roman" w:hAnsi="Times New Roman" w:cs="Times New Roman" w:hint="eastAsia"/>
          <w:szCs w:val="21"/>
        </w:rPr>
        <w:t xml:space="preserve"> is the main Q-network, </w:t>
      </w:r>
      <m:oMath>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θ</m:t>
            </m:r>
          </m:sub>
        </m:sSub>
      </m:oMath>
      <w:r w:rsidR="007D2C30">
        <w:rPr>
          <w:rFonts w:ascii="Times New Roman" w:hAnsi="Times New Roman" w:cs="Times New Roman" w:hint="eastAsia"/>
          <w:szCs w:val="21"/>
        </w:rPr>
        <w:t xml:space="preserve"> is the target Q-network with delayed parameters </w:t>
      </w:r>
      <m:oMath>
        <m:sSup>
          <m:sSupPr>
            <m:ctrlPr>
              <w:rPr>
                <w:rFonts w:ascii="Cambria Math" w:hAnsi="Cambria Math" w:cs="Times New Roman"/>
                <w:i/>
                <w:szCs w:val="21"/>
              </w:rPr>
            </m:ctrlPr>
          </m:sSupPr>
          <m:e>
            <m:r>
              <w:rPr>
                <w:rFonts w:ascii="Cambria Math" w:hAnsi="Cambria Math" w:cs="Times New Roman"/>
                <w:szCs w:val="21"/>
              </w:rPr>
              <m:t>θ</m:t>
            </m:r>
          </m:e>
          <m:sup>
            <m:r>
              <w:rPr>
                <w:rFonts w:ascii="Cambria Math" w:hAnsi="Cambria Math" w:cs="Times New Roman"/>
                <w:szCs w:val="21"/>
              </w:rPr>
              <m:t>-</m:t>
            </m:r>
          </m:sup>
        </m:sSup>
      </m:oMath>
      <w:r w:rsidR="007D2C30">
        <w:rPr>
          <w:rFonts w:ascii="Times New Roman" w:hAnsi="Times New Roman" w:cs="Times New Roman" w:hint="eastAsia"/>
          <w:szCs w:val="21"/>
        </w:rPr>
        <w:t xml:space="preserve">, </w:t>
      </w:r>
      <m:oMath>
        <m:r>
          <w:rPr>
            <w:rFonts w:ascii="Cambria Math" w:hAnsi="Cambria Math" w:cs="Times New Roman"/>
            <w:szCs w:val="21"/>
          </w:rPr>
          <m:t>γ∈</m:t>
        </m:r>
        <m:d>
          <m:dPr>
            <m:begChr m:val="["/>
            <m:endChr m:val="]"/>
            <m:ctrlPr>
              <w:rPr>
                <w:rFonts w:ascii="Cambria Math" w:hAnsi="Cambria Math" w:cs="Times New Roman"/>
                <w:i/>
                <w:szCs w:val="21"/>
              </w:rPr>
            </m:ctrlPr>
          </m:dPr>
          <m:e>
            <m:r>
              <w:rPr>
                <w:rFonts w:ascii="Cambria Math" w:hAnsi="Cambria Math" w:cs="Times New Roman"/>
                <w:szCs w:val="21"/>
              </w:rPr>
              <m:t>0,1</m:t>
            </m:r>
          </m:e>
        </m:d>
      </m:oMath>
      <w:r w:rsidR="007D2C30">
        <w:rPr>
          <w:rFonts w:ascii="Times New Roman" w:hAnsi="Times New Roman" w:cs="Times New Roman" w:hint="eastAsia"/>
          <w:szCs w:val="21"/>
        </w:rPr>
        <w:t xml:space="preserve"> is the discount factor.</w:t>
      </w:r>
    </w:p>
    <w:p w14:paraId="3041B336" w14:textId="1E33451C"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policy is derived greedily as </w:t>
      </w:r>
      <m:oMath>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s</m:t>
            </m:r>
          </m:e>
        </m:d>
        <m:r>
          <w:rPr>
            <w:rFonts w:ascii="Cambria Math" w:hAnsi="Cambria Math" w:cs="Times New Roman"/>
            <w:szCs w:val="21"/>
          </w:rPr>
          <m:t>=</m:t>
        </m:r>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nor/>
                  </m:rPr>
                  <w:rPr>
                    <w:rFonts w:ascii="Cambria Math" w:hAnsi="Cambria Math" w:cs="Times New Roman" w:hint="eastAsia"/>
                    <w:szCs w:val="21"/>
                  </w:rPr>
                  <m:t>arg</m:t>
                </m:r>
                <m:r>
                  <m:rPr>
                    <m:sty m:val="p"/>
                  </m:rPr>
                  <w:rPr>
                    <w:rFonts w:ascii="Cambria Math" w:hAnsi="Cambria Math" w:cs="Times New Roman"/>
                    <w:szCs w:val="21"/>
                  </w:rPr>
                  <m:t>max</m:t>
                </m:r>
              </m:e>
              <m:lim>
                <m:r>
                  <w:rPr>
                    <w:rFonts w:ascii="Cambria Math" w:hAnsi="Cambria Math" w:cs="Times New Roman"/>
                    <w:szCs w:val="21"/>
                  </w:rPr>
                  <m:t>a</m:t>
                </m:r>
              </m:lim>
            </m:limLow>
          </m:fName>
          <m:e>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θ</m:t>
                </m:r>
              </m:sub>
            </m:sSub>
            <m:d>
              <m:dPr>
                <m:ctrlPr>
                  <w:rPr>
                    <w:rFonts w:ascii="Cambria Math" w:hAnsi="Cambria Math" w:cs="Times New Roman"/>
                    <w:i/>
                    <w:szCs w:val="21"/>
                  </w:rPr>
                </m:ctrlPr>
              </m:dPr>
              <m:e>
                <m:r>
                  <w:rPr>
                    <w:rFonts w:ascii="Cambria Math" w:hAnsi="Cambria Math" w:cs="Times New Roman"/>
                    <w:szCs w:val="21"/>
                  </w:rPr>
                  <m:t>s,a</m:t>
                </m:r>
              </m:e>
            </m:d>
          </m:e>
        </m:func>
      </m:oMath>
      <w:r w:rsidRPr="00DD03A0">
        <w:rPr>
          <w:rFonts w:ascii="Times New Roman" w:hAnsi="Times New Roman" w:cs="Times New Roman"/>
          <w:szCs w:val="21"/>
        </w:rPr>
        <w:t xml:space="preserve">, with </w:t>
      </w:r>
      <m:oMath>
        <m:r>
          <w:rPr>
            <w:rFonts w:ascii="Cambria Math" w:hAnsi="Cambria Math" w:cs="Times New Roman"/>
            <w:szCs w:val="21"/>
          </w:rPr>
          <m:t>ϵ</m:t>
        </m:r>
      </m:oMath>
      <w:r w:rsidRPr="00DD03A0">
        <w:rPr>
          <w:rFonts w:ascii="Times New Roman" w:hAnsi="Times New Roman" w:cs="Times New Roman"/>
          <w:szCs w:val="21"/>
        </w:rPr>
        <w:t>-greedy exploration during training</w:t>
      </w:r>
      <w:r w:rsidR="001F04A2">
        <w:rPr>
          <w:rFonts w:ascii="Times New Roman" w:hAnsi="Times New Roman" w:cs="Times New Roman"/>
          <w:szCs w:val="21"/>
        </w:rPr>
        <w:t>,</w:t>
      </w:r>
      <w:r w:rsidRPr="00DD03A0">
        <w:rPr>
          <w:rFonts w:ascii="Times New Roman" w:hAnsi="Times New Roman" w:cs="Times New Roman"/>
          <w:szCs w:val="21"/>
        </w:rPr>
        <w:t xml:space="preserve"> where </w:t>
      </w:r>
      <m:oMath>
        <m:r>
          <w:rPr>
            <w:rFonts w:ascii="Cambria Math" w:hAnsi="Cambria Math" w:cs="Times New Roman"/>
            <w:szCs w:val="21"/>
          </w:rPr>
          <m:t>ϵ</m:t>
        </m:r>
      </m:oMath>
      <w:r w:rsidRPr="00DD03A0">
        <w:rPr>
          <w:rFonts w:ascii="Times New Roman" w:hAnsi="Times New Roman" w:cs="Times New Roman"/>
          <w:szCs w:val="21"/>
        </w:rPr>
        <w:t xml:space="preserve"> is annealed from 1.0 to 0.05.</w:t>
      </w:r>
    </w:p>
    <w:p w14:paraId="7CE0CD55" w14:textId="3B37F51D"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We use the Stable-Baselines3 library for DQN training. Unlike BC and CQL</w:t>
      </w:r>
      <w:r w:rsidR="001F04A2">
        <w:rPr>
          <w:rFonts w:ascii="Times New Roman" w:hAnsi="Times New Roman" w:cs="Times New Roman"/>
          <w:szCs w:val="21"/>
        </w:rPr>
        <w:t>,</w:t>
      </w:r>
      <w:r w:rsidRPr="00DD03A0">
        <w:rPr>
          <w:rFonts w:ascii="Times New Roman" w:hAnsi="Times New Roman" w:cs="Times New Roman"/>
          <w:szCs w:val="21"/>
        </w:rPr>
        <w:t xml:space="preserve"> which train offline on the fixed 2,105-episode dataset, DQN was trained online by interacting with the Gym-Sepsis simulator and accumulating experience in a replay buffer of size 100,000. This reflects DQN</w:t>
      </w:r>
      <w:r w:rsidR="007E251F">
        <w:rPr>
          <w:rFonts w:ascii="Times New Roman" w:hAnsi="Times New Roman" w:cs="Times New Roman"/>
          <w:szCs w:val="21"/>
        </w:rPr>
        <w:t>’</w:t>
      </w:r>
      <w:r w:rsidRPr="00DD03A0">
        <w:rPr>
          <w:rFonts w:ascii="Times New Roman" w:hAnsi="Times New Roman" w:cs="Times New Roman"/>
          <w:szCs w:val="21"/>
        </w:rPr>
        <w:t>s original design as an online RL algorithm</w:t>
      </w:r>
      <w:r w:rsidR="009872CF">
        <w:rPr>
          <w:rFonts w:ascii="Times New Roman" w:hAnsi="Times New Roman" w:cs="Times New Roman" w:hint="eastAsia"/>
          <w:szCs w:val="21"/>
        </w:rPr>
        <w:t>.</w:t>
      </w:r>
      <w:r w:rsidRPr="00DD03A0">
        <w:rPr>
          <w:rFonts w:ascii="Times New Roman" w:hAnsi="Times New Roman" w:cs="Times New Roman"/>
          <w:szCs w:val="21"/>
          <w:vertAlign w:val="superscript"/>
        </w:rPr>
        <w:t>18</w:t>
      </w:r>
      <w:r w:rsidRPr="00DD03A0">
        <w:rPr>
          <w:rFonts w:ascii="Times New Roman" w:hAnsi="Times New Roman" w:cs="Times New Roman"/>
          <w:szCs w:val="21"/>
        </w:rPr>
        <w:t xml:space="preserve"> We include DQN as a foundational baseline representing vanilla Q-learning without offline-specific modifications like CQL</w:t>
      </w:r>
      <w:r w:rsidR="007E251F">
        <w:rPr>
          <w:rFonts w:ascii="Times New Roman" w:hAnsi="Times New Roman" w:cs="Times New Roman"/>
          <w:szCs w:val="21"/>
        </w:rPr>
        <w:t>’</w:t>
      </w:r>
      <w:r w:rsidRPr="00DD03A0">
        <w:rPr>
          <w:rFonts w:ascii="Times New Roman" w:hAnsi="Times New Roman" w:cs="Times New Roman"/>
          <w:szCs w:val="21"/>
        </w:rPr>
        <w:t>s conservatism penalty or architectural innovations like attention mechanisms and residual connections in DDQN variants. This creates a hybrid methodological status where DQN is trained online like DDQN-Attention/Residual and SAC but lacks their architectural enhancements, while being evaluated offline like BC and CQL without their offline training safeguards. All algorithms are evaluated identically on 500 newly sampled episodes from the gym-sepsis simulator, distinct from the 2,105 training episodes, without further policy updates, ensuring fair performance and interpretability comparison at deployment time.</w:t>
      </w:r>
    </w:p>
    <w:p w14:paraId="573224B2" w14:textId="0E251F0B"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DQN uses </w:t>
      </w:r>
      <w:r w:rsidR="009872CF">
        <w:rPr>
          <w:rFonts w:ascii="Times New Roman" w:hAnsi="Times New Roman" w:cs="Times New Roman"/>
          <w:szCs w:val="21"/>
        </w:rPr>
        <w:t xml:space="preserve">a </w:t>
      </w:r>
      <w:r w:rsidRPr="00DD03A0">
        <w:rPr>
          <w:rFonts w:ascii="Times New Roman" w:hAnsi="Times New Roman" w:cs="Times New Roman"/>
          <w:szCs w:val="21"/>
        </w:rPr>
        <w:t xml:space="preserve">batch size </w:t>
      </w:r>
      <w:r w:rsidR="009872CF">
        <w:rPr>
          <w:rFonts w:ascii="Times New Roman" w:hAnsi="Times New Roman" w:cs="Times New Roman"/>
          <w:szCs w:val="21"/>
        </w:rPr>
        <w:t xml:space="preserve">of </w:t>
      </w:r>
      <w:r w:rsidRPr="00DD03A0">
        <w:rPr>
          <w:rFonts w:ascii="Times New Roman" w:hAnsi="Times New Roman" w:cs="Times New Roman"/>
          <w:szCs w:val="21"/>
        </w:rPr>
        <w:t xml:space="preserve">256, </w:t>
      </w:r>
      <w:r w:rsidR="009872CF">
        <w:rPr>
          <w:rFonts w:ascii="Times New Roman" w:hAnsi="Times New Roman" w:cs="Times New Roman"/>
          <w:szCs w:val="21"/>
        </w:rPr>
        <w:t xml:space="preserve">a </w:t>
      </w:r>
      <w:r w:rsidRPr="00DD03A0">
        <w:rPr>
          <w:rFonts w:ascii="Times New Roman" w:hAnsi="Times New Roman" w:cs="Times New Roman"/>
          <w:szCs w:val="21"/>
        </w:rPr>
        <w:t xml:space="preserve">learning rate </w:t>
      </w:r>
      <w:r w:rsidR="001F04A2">
        <w:rPr>
          <w:rFonts w:ascii="Times New Roman" w:hAnsi="Times New Roman" w:cs="Times New Roman"/>
          <w:szCs w:val="21"/>
        </w:rPr>
        <w:t xml:space="preserve">of </w:t>
      </w:r>
      <w:r w:rsidR="001F04A2">
        <w:rPr>
          <w:rFonts w:ascii="Times New Roman" w:hAnsi="Times New Roman" w:cs="Times New Roman" w:hint="eastAsia"/>
          <w:szCs w:val="21"/>
        </w:rPr>
        <w:t xml:space="preserve">1 </w:t>
      </w:r>
      <w:r w:rsidR="001F04A2" w:rsidRPr="001F04A2">
        <w:rPr>
          <w:rFonts w:ascii="Times New Roman" w:hAnsi="Times New Roman" w:cs="Times New Roman"/>
          <w:szCs w:val="21"/>
        </w:rPr>
        <w:t>×</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10</w:t>
      </w:r>
      <w:r w:rsidR="001F04A2" w:rsidRPr="001F04A2">
        <w:rPr>
          <w:rFonts w:ascii="Times New Roman" w:hAnsi="Times New Roman" w:cs="Times New Roman"/>
          <w:szCs w:val="21"/>
          <w:vertAlign w:val="superscript"/>
        </w:rPr>
        <w:t>−4</w:t>
      </w:r>
      <w:r w:rsidRPr="00DD03A0">
        <w:rPr>
          <w:rFonts w:ascii="Times New Roman" w:hAnsi="Times New Roman" w:cs="Times New Roman"/>
          <w:szCs w:val="21"/>
        </w:rPr>
        <w:t xml:space="preserve"> with Adam optimizer, target network updates every 1,000 steps, </w:t>
      </w:r>
      <w:r w:rsidRPr="00DD03A0">
        <w:rPr>
          <w:rFonts w:ascii="Times New Roman" w:hAnsi="Times New Roman" w:cs="Times New Roman"/>
          <w:noProof/>
          <w:szCs w:val="21"/>
        </w:rPr>
        <w:drawing>
          <wp:inline distT="0" distB="0" distL="0" distR="0" wp14:anchorId="374D5B1E" wp14:editId="1DF7664E">
            <wp:extent cx="62992" cy="58928"/>
            <wp:effectExtent l="0" t="0" r="0" b="0"/>
            <wp:docPr id="517518483" name="Picture 1" descr="{&quot;mathml&quot;:&quot;&lt;math style=\&quot;font-family:Times New Roman;font-size:10px;\&quot; xmlns=\&quot;http://www.w3.org/1998/Math/MathML\&quot;&gt;&lt;mi&gt;&amp;#x3B5;&lt;/mi&gt;&lt;/math&gt;&quot;,&quot;origin&quot;:&quot;MathType Legacy&quot;,&quot;version&quot;:&quot;v3.20.0&quot;}" title="epsilon （ 小写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quot;mathml&quot;:&quot;&lt;math style=\&quot;font-family:Times New Roman;font-size:10px;\&quot; xmlns=\&quot;http://www.w3.org/1998/Math/MathML\&quot;&gt;&lt;mi&gt;&amp;#x3B5;&lt;/mi&gt;&lt;/math&gt;&quot;,&quot;origin&quot;:&quot;MathType Legacy&quot;,&quot;version&quot;:&quot;v3.20.0&quot;}" title="epsilon （ 小写 ）"/>
                    <pic:cNvPicPr/>
                  </pic:nvPicPr>
                  <pic:blipFill>
                    <a:blip r:embed="rId14" cstate="print">
                      <a:extLst>
                        <a:ext uri="{28A0092B-C50C-407E-A947-70E740481C1C}">
                          <a14:useLocalDpi xmlns:a14="http://schemas.microsoft.com/office/drawing/2010/main" val="0"/>
                        </a:ext>
                      </a:extLst>
                    </a:blip>
                    <a:stretch>
                      <a:fillRect/>
                    </a:stretch>
                  </pic:blipFill>
                  <pic:spPr>
                    <a:xfrm>
                      <a:off x="0" y="0"/>
                      <a:ext cx="62992" cy="58928"/>
                    </a:xfrm>
                    <a:prstGeom prst="rect">
                      <a:avLst/>
                    </a:prstGeom>
                  </pic:spPr>
                </pic:pic>
              </a:graphicData>
            </a:graphic>
          </wp:inline>
        </w:drawing>
      </w:r>
      <w:r w:rsidRPr="00DD03A0">
        <w:rPr>
          <w:rFonts w:ascii="Times New Roman" w:hAnsi="Times New Roman" w:cs="Times New Roman"/>
          <w:szCs w:val="21"/>
        </w:rPr>
        <w:t>-greedy exploration from 1.0 to 0.05, training for 100,000 timesteps.</w:t>
      </w:r>
    </w:p>
    <w:p w14:paraId="41BE57D2" w14:textId="77777777" w:rsidR="001F04A2" w:rsidRDefault="007D2C30" w:rsidP="001F04A2">
      <w:pPr>
        <w:spacing w:beforeLines="50" w:before="156" w:afterLines="50" w:after="156"/>
        <w:rPr>
          <w:rFonts w:ascii="Times New Roman" w:hAnsi="Times New Roman" w:cs="Times New Roman"/>
          <w:szCs w:val="21"/>
        </w:rPr>
      </w:pPr>
      <w:r>
        <w:rPr>
          <w:rFonts w:ascii="Times New Roman" w:hAnsi="Times New Roman" w:cs="Times New Roman" w:hint="eastAsia"/>
          <w:b/>
          <w:bCs/>
          <w:szCs w:val="21"/>
        </w:rPr>
        <w:t xml:space="preserve">2.3.3.1 </w:t>
      </w:r>
      <w:r w:rsidR="00672209" w:rsidRPr="00DD03A0">
        <w:rPr>
          <w:rFonts w:ascii="Times New Roman" w:hAnsi="Times New Roman" w:cs="Times New Roman"/>
          <w:b/>
          <w:bCs/>
          <w:szCs w:val="21"/>
        </w:rPr>
        <w:t>Training Paradigm Clarification.</w:t>
      </w:r>
      <w:r w:rsidR="00672209" w:rsidRPr="00DD03A0">
        <w:rPr>
          <w:rFonts w:ascii="Times New Roman" w:hAnsi="Times New Roman" w:cs="Times New Roman"/>
          <w:szCs w:val="21"/>
        </w:rPr>
        <w:t xml:space="preserve"> </w:t>
      </w:r>
    </w:p>
    <w:p w14:paraId="0D0D8D50" w14:textId="5AF69BA8" w:rsidR="00672209" w:rsidRPr="00DD03A0" w:rsidRDefault="00672209" w:rsidP="00E4706F">
      <w:pPr>
        <w:ind w:firstLineChars="200" w:firstLine="420"/>
        <w:rPr>
          <w:rFonts w:ascii="Times New Roman" w:hAnsi="Times New Roman" w:cs="Times New Roman"/>
          <w:szCs w:val="21"/>
        </w:rPr>
      </w:pPr>
      <w:r w:rsidRPr="00DD03A0">
        <w:rPr>
          <w:rFonts w:ascii="Times New Roman" w:hAnsi="Times New Roman" w:cs="Times New Roman"/>
          <w:szCs w:val="21"/>
        </w:rPr>
        <w:t>It is important to note that while DQN was originally designed for online learning with environment interaction, in our experimental setup</w:t>
      </w:r>
      <w:r w:rsidR="009872CF">
        <w:rPr>
          <w:rFonts w:ascii="Times New Roman" w:hAnsi="Times New Roman" w:cs="Times New Roman"/>
          <w:szCs w:val="21"/>
        </w:rPr>
        <w:t>,</w:t>
      </w:r>
      <w:r w:rsidRPr="00DD03A0">
        <w:rPr>
          <w:rFonts w:ascii="Times New Roman" w:hAnsi="Times New Roman" w:cs="Times New Roman"/>
          <w:szCs w:val="21"/>
        </w:rPr>
        <w:t xml:space="preserve"> it operates in a hybrid training paradigm. The </w:t>
      </w:r>
      <w:r w:rsidRPr="00DD03A0">
        <w:rPr>
          <w:rFonts w:ascii="Times New Roman" w:hAnsi="Times New Roman" w:cs="Times New Roman"/>
          <w:szCs w:val="21"/>
        </w:rPr>
        <w:lastRenderedPageBreak/>
        <w:t>algorithm is trained on a fixed offline dataset (similar to BC and CQL) but without the conservative regularization mechanisms that characterize purely offline methods such as CQL. This hybrid approach allows us to investigate how algorithms designed for online settings perform when constrained to offline data, providing insight into the necessity of offline-specific modifications. The key distinction is that BC and CQL are specifically designed for offline learning with mechanisms to handle distributional shift, while DQN and its variants (DDQN-Attention, DDQN-Residual)</w:t>
      </w:r>
      <w:r w:rsidR="009872CF">
        <w:rPr>
          <w:rFonts w:ascii="Times New Roman" w:hAnsi="Times New Roman" w:cs="Times New Roman"/>
          <w:szCs w:val="21"/>
        </w:rPr>
        <w:t>,</w:t>
      </w:r>
      <w:r w:rsidRPr="00DD03A0">
        <w:rPr>
          <w:rFonts w:ascii="Times New Roman" w:hAnsi="Times New Roman" w:cs="Times New Roman"/>
          <w:szCs w:val="21"/>
        </w:rPr>
        <w:t xml:space="preserve"> as well as SAC</w:t>
      </w:r>
      <w:r w:rsidR="009872CF">
        <w:rPr>
          <w:rFonts w:ascii="Times New Roman" w:hAnsi="Times New Roman" w:cs="Times New Roman"/>
          <w:szCs w:val="21"/>
        </w:rPr>
        <w:t>,</w:t>
      </w:r>
      <w:r w:rsidRPr="00DD03A0">
        <w:rPr>
          <w:rFonts w:ascii="Times New Roman" w:hAnsi="Times New Roman" w:cs="Times New Roman"/>
          <w:szCs w:val="21"/>
        </w:rPr>
        <w:t xml:space="preserve"> were originally developed for online interaction but are applied here to the offline dataset for comparative analysis.</w:t>
      </w:r>
    </w:p>
    <w:p w14:paraId="232C68A0" w14:textId="77777777" w:rsidR="00351F06" w:rsidRPr="009872CF" w:rsidRDefault="00351F06" w:rsidP="00E4706F">
      <w:pPr>
        <w:pStyle w:val="3"/>
        <w:spacing w:beforeLines="50" w:before="156" w:afterLines="50" w:after="156" w:line="240" w:lineRule="auto"/>
        <w:rPr>
          <w:rFonts w:cs="Times New Roman"/>
          <w:sz w:val="28"/>
          <w:szCs w:val="28"/>
        </w:rPr>
      </w:pPr>
      <w:r w:rsidRPr="009872CF">
        <w:rPr>
          <w:rFonts w:cs="Times New Roman"/>
          <w:sz w:val="28"/>
          <w:szCs w:val="28"/>
        </w:rPr>
        <w:t>2.3.4 Online RL Algorithms</w:t>
      </w:r>
    </w:p>
    <w:p w14:paraId="67FB446B" w14:textId="7D55D582"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To provide a comprehensive comparison between offline and online RL paradigms, we also evaluate 3 state-of-the-art online RL algorithms with architectural innovations. Unlike the offline methods above, these algorithms train by interacting with the Gym-Sepsis simulator, collecting 1 million timesteps of experience through exploration. This comparison illuminates the performance-safety trade-off. Online methods can explore beyond the behavioral policy</w:t>
      </w:r>
      <w:r w:rsidR="007E251F">
        <w:rPr>
          <w:rFonts w:ascii="Times New Roman" w:hAnsi="Times New Roman" w:cs="Times New Roman"/>
          <w:szCs w:val="21"/>
        </w:rPr>
        <w:t>’</w:t>
      </w:r>
      <w:r w:rsidRPr="00DD03A0">
        <w:rPr>
          <w:rFonts w:ascii="Times New Roman" w:hAnsi="Times New Roman" w:cs="Times New Roman"/>
          <w:szCs w:val="21"/>
        </w:rPr>
        <w:t>s distribution but require environment access during training, a significant constraint in clinical settings where patient safety prohibits trial-and-error learning.</w:t>
      </w:r>
    </w:p>
    <w:p w14:paraId="79CA51A7" w14:textId="769A4C8D" w:rsidR="009872CF" w:rsidRPr="001F04A2" w:rsidRDefault="00351F06" w:rsidP="001F04A2">
      <w:pPr>
        <w:spacing w:beforeLines="50" w:before="156" w:afterLines="50" w:after="156"/>
        <w:rPr>
          <w:rFonts w:ascii="Times New Roman" w:hAnsi="Times New Roman" w:cs="Times New Roman"/>
          <w:b/>
          <w:szCs w:val="21"/>
        </w:rPr>
      </w:pPr>
      <w:r w:rsidRPr="001F04A2">
        <w:rPr>
          <w:rFonts w:ascii="Times New Roman" w:hAnsi="Times New Roman" w:cs="Times New Roman"/>
          <w:b/>
          <w:iCs/>
        </w:rPr>
        <w:t>2.3.4.1 Double DQN with Attention (DDQN-Attention)</w:t>
      </w:r>
      <w:r w:rsidRPr="001F04A2">
        <w:rPr>
          <w:rFonts w:ascii="Times New Roman" w:hAnsi="Times New Roman" w:cs="Times New Roman"/>
          <w:b/>
          <w:szCs w:val="21"/>
        </w:rPr>
        <w:t xml:space="preserve"> </w:t>
      </w:r>
    </w:p>
    <w:p w14:paraId="06E770D6" w14:textId="77777777" w:rsidR="001F04A2" w:rsidRDefault="00351F06" w:rsidP="001F04A2">
      <w:pPr>
        <w:ind w:firstLineChars="200" w:firstLine="420"/>
        <w:rPr>
          <w:rFonts w:ascii="Times New Roman" w:hAnsi="Times New Roman" w:cs="Times New Roman"/>
          <w:szCs w:val="21"/>
        </w:rPr>
      </w:pPr>
      <w:r w:rsidRPr="00DD03A0">
        <w:rPr>
          <w:rFonts w:ascii="Times New Roman" w:hAnsi="Times New Roman" w:cs="Times New Roman"/>
          <w:szCs w:val="21"/>
        </w:rPr>
        <w:t>This algorithm extends Double DQN</w:t>
      </w:r>
      <w:r w:rsidRPr="00DD03A0">
        <w:rPr>
          <w:rFonts w:ascii="Times New Roman" w:hAnsi="Times New Roman" w:cs="Times New Roman"/>
          <w:szCs w:val="21"/>
          <w:vertAlign w:val="superscript"/>
        </w:rPr>
        <w:t>23</w:t>
      </w:r>
      <w:r w:rsidRPr="00DD03A0">
        <w:rPr>
          <w:rFonts w:ascii="Times New Roman" w:hAnsi="Times New Roman" w:cs="Times New Roman"/>
          <w:szCs w:val="21"/>
        </w:rPr>
        <w:t xml:space="preserve"> with a multi-head self-attention mechanism in the encoder network. Double DQN addresses Q-value overestimation by decoupling action selection and evaluation. The main network selects the best action while the target network evaluates it. The attention layer allows the model to dynamically weight different state features based on their relevance to the current decision:</w:t>
      </w:r>
    </w:p>
    <w:p w14:paraId="6466AE2F" w14:textId="70ABB90F" w:rsidR="00351F06" w:rsidRPr="00DD03A0" w:rsidRDefault="00000000" w:rsidP="001F04A2">
      <w:pPr>
        <w:ind w:firstLineChars="200" w:firstLine="420"/>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h</m:t>
              </m:r>
            </m:e>
            <m:sub>
              <m:r>
                <w:rPr>
                  <w:rFonts w:ascii="Cambria Math" w:hAnsi="Cambria Math" w:cs="Times New Roman"/>
                  <w:szCs w:val="21"/>
                </w:rPr>
                <m:t>t</m:t>
              </m:r>
            </m:sub>
          </m:sSub>
          <m:r>
            <w:rPr>
              <w:rFonts w:ascii="Cambria Math" w:hAnsi="Cambria Math" w:cs="Times New Roman"/>
              <w:szCs w:val="21"/>
            </w:rPr>
            <m:t xml:space="preserve">= </m:t>
          </m:r>
          <m:r>
            <m:rPr>
              <m:nor/>
            </m:rPr>
            <w:rPr>
              <w:rFonts w:ascii="Cambria Math" w:hAnsi="Cambria Math" w:cs="Times New Roman" w:hint="eastAsia"/>
              <w:szCs w:val="21"/>
            </w:rPr>
            <m:t>MultiHeadAttention</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r>
                <w:rPr>
                  <w:rFonts w:ascii="Cambria Math" w:hAnsi="Cambria Math" w:cs="Times New Roman"/>
                  <w:szCs w:val="21"/>
                </w:rPr>
                <m:t xml:space="preserve">, </m:t>
              </m:r>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r>
                <w:rPr>
                  <w:rFonts w:ascii="Cambria Math" w:hAnsi="Cambria Math" w:cs="Times New Roman"/>
                  <w:szCs w:val="21"/>
                </w:rPr>
                <m:t xml:space="preserve">, </m:t>
              </m:r>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e>
          </m:d>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oMath>
      </m:oMathPara>
    </w:p>
    <w:p w14:paraId="0ECEACFF" w14:textId="3CB69776" w:rsidR="00351F06" w:rsidRPr="00DD03A0" w:rsidRDefault="001F04A2" w:rsidP="00E4706F">
      <w:pPr>
        <w:rPr>
          <w:rFonts w:ascii="Times New Roman" w:hAnsi="Times New Roman" w:cs="Times New Roman"/>
          <w:szCs w:val="21"/>
        </w:rPr>
      </w:pPr>
      <w:r>
        <w:rPr>
          <w:rFonts w:ascii="Times New Roman" w:hAnsi="Times New Roman" w:cs="Times New Roman" w:hint="eastAsia"/>
          <w:szCs w:val="21"/>
        </w:rPr>
        <w:t>w</w:t>
      </w:r>
      <w:r w:rsidR="007D2C30">
        <w:rPr>
          <w:rFonts w:ascii="Times New Roman" w:hAnsi="Times New Roman" w:cs="Times New Roman" w:hint="eastAsia"/>
          <w:szCs w:val="21"/>
        </w:rPr>
        <w:t xml:space="preserve">here </w:t>
      </w:r>
      <w:proofErr w:type="spellStart"/>
      <w:r w:rsidRPr="001F04A2">
        <w:rPr>
          <w:rFonts w:ascii="Times New Roman" w:hAnsi="Times New Roman" w:cs="Times New Roman" w:hint="eastAsia"/>
          <w:i/>
          <w:iCs/>
          <w:szCs w:val="21"/>
        </w:rPr>
        <w:t>h</w:t>
      </w:r>
      <w:r w:rsidRPr="001F04A2">
        <w:rPr>
          <w:rFonts w:ascii="Times New Roman" w:hAnsi="Times New Roman" w:cs="Times New Roman" w:hint="eastAsia"/>
          <w:i/>
          <w:iCs/>
          <w:szCs w:val="21"/>
          <w:vertAlign w:val="subscript"/>
        </w:rPr>
        <w:t>t</w:t>
      </w:r>
      <w:proofErr w:type="spellEnd"/>
      <w:r w:rsidR="007D2C30">
        <w:rPr>
          <w:rFonts w:ascii="Times New Roman" w:hAnsi="Times New Roman" w:cs="Times New Roman" w:hint="eastAsia"/>
          <w:szCs w:val="21"/>
        </w:rPr>
        <w:t xml:space="preserve"> is the hidden representation at timestep </w:t>
      </w:r>
      <w:r w:rsidRPr="001F04A2">
        <w:rPr>
          <w:rFonts w:ascii="Times New Roman" w:hAnsi="Times New Roman" w:cs="Times New Roman" w:hint="eastAsia"/>
          <w:i/>
          <w:iCs/>
          <w:szCs w:val="21"/>
        </w:rPr>
        <w:t>t</w:t>
      </w:r>
      <w:r w:rsidR="007D2C30">
        <w:rPr>
          <w:rFonts w:ascii="Times New Roman" w:hAnsi="Times New Roman" w:cs="Times New Roman" w:hint="eastAsia"/>
          <w:szCs w:val="21"/>
        </w:rPr>
        <w:t xml:space="preserve">, </w:t>
      </w:r>
      <w:proofErr w:type="spellStart"/>
      <w:r w:rsidRPr="001F04A2">
        <w:rPr>
          <w:rFonts w:ascii="Times New Roman" w:hAnsi="Times New Roman" w:cs="Times New Roman" w:hint="eastAsia"/>
          <w:i/>
          <w:iCs/>
          <w:szCs w:val="21"/>
        </w:rPr>
        <w:t>s</w:t>
      </w:r>
      <w:r w:rsidRPr="001F04A2">
        <w:rPr>
          <w:rFonts w:ascii="Times New Roman" w:hAnsi="Times New Roman" w:cs="Times New Roman" w:hint="eastAsia"/>
          <w:i/>
          <w:iCs/>
          <w:szCs w:val="21"/>
          <w:vertAlign w:val="subscript"/>
        </w:rPr>
        <w:t>t</w:t>
      </w:r>
      <w:proofErr w:type="spellEnd"/>
      <w:r w:rsidR="007D2C30">
        <w:rPr>
          <w:rFonts w:ascii="Times New Roman" w:hAnsi="Times New Roman" w:cs="Times New Roman" w:hint="eastAsia"/>
          <w:szCs w:val="21"/>
        </w:rPr>
        <w:t xml:space="preserve"> is the input state vector, </w:t>
      </w:r>
      <w:r w:rsidR="00EE715B">
        <w:rPr>
          <w:rFonts w:ascii="Times New Roman" w:hAnsi="Times New Roman" w:cs="Times New Roman"/>
          <w:szCs w:val="21"/>
        </w:rPr>
        <w:t xml:space="preserve">the </w:t>
      </w:r>
      <w:proofErr w:type="spellStart"/>
      <w:r w:rsidR="00EE715B">
        <w:rPr>
          <w:rFonts w:ascii="Times New Roman" w:hAnsi="Times New Roman" w:cs="Times New Roman"/>
          <w:szCs w:val="21"/>
        </w:rPr>
        <w:t>MultiHeadAttention</w:t>
      </w:r>
      <w:proofErr w:type="spellEnd"/>
      <w:r w:rsidR="00EE715B">
        <w:rPr>
          <w:rFonts w:ascii="Times New Roman" w:hAnsi="Times New Roman" w:cs="Times New Roman"/>
          <w:szCs w:val="21"/>
        </w:rPr>
        <w:t xml:space="preserve"> function takes query, key, and value inputs (all set to </w:t>
      </w:r>
      <w:proofErr w:type="spellStart"/>
      <w:r w:rsidRPr="001F04A2">
        <w:rPr>
          <w:rFonts w:ascii="Times New Roman" w:hAnsi="Times New Roman" w:cs="Times New Roman" w:hint="eastAsia"/>
          <w:i/>
          <w:iCs/>
          <w:szCs w:val="21"/>
        </w:rPr>
        <w:t>s</w:t>
      </w:r>
      <w:r w:rsidRPr="001F04A2">
        <w:rPr>
          <w:rFonts w:ascii="Times New Roman" w:hAnsi="Times New Roman" w:cs="Times New Roman" w:hint="eastAsia"/>
          <w:i/>
          <w:iCs/>
          <w:szCs w:val="21"/>
          <w:vertAlign w:val="subscript"/>
        </w:rPr>
        <w:t>t</w:t>
      </w:r>
      <w:proofErr w:type="spellEnd"/>
      <w:r w:rsidR="00EE715B">
        <w:rPr>
          <w:rFonts w:ascii="Times New Roman" w:hAnsi="Times New Roman" w:cs="Times New Roman"/>
          <w:szCs w:val="21"/>
        </w:rPr>
        <w:t xml:space="preserve"> for self-attention).</w:t>
      </w:r>
      <w:r w:rsidR="00EE715B" w:rsidRPr="00DD03A0" w:rsidDel="00EE715B">
        <w:rPr>
          <w:rFonts w:ascii="Times New Roman" w:hAnsi="Times New Roman" w:cs="Times New Roman"/>
          <w:szCs w:val="21"/>
        </w:rPr>
        <w:t xml:space="preserve"> </w:t>
      </w:r>
      <w:r w:rsidR="00351F06" w:rsidRPr="00DD03A0">
        <w:rPr>
          <w:rFonts w:ascii="Times New Roman" w:hAnsi="Times New Roman" w:cs="Times New Roman"/>
          <w:szCs w:val="21"/>
        </w:rPr>
        <w:t>The attention mechanism computes scaled dot-product attention across 4 parallel heads, each learning different feature correlations. The encoder uses 2 hidden layers of 256 and 128 units</w:t>
      </w:r>
      <w:r>
        <w:rPr>
          <w:rFonts w:ascii="Times New Roman" w:hAnsi="Times New Roman" w:cs="Times New Roman"/>
          <w:szCs w:val="21"/>
        </w:rPr>
        <w:t>,</w:t>
      </w:r>
      <w:r w:rsidR="00351F06" w:rsidRPr="00DD03A0">
        <w:rPr>
          <w:rFonts w:ascii="Times New Roman" w:hAnsi="Times New Roman" w:cs="Times New Roman"/>
          <w:szCs w:val="21"/>
        </w:rPr>
        <w:t xml:space="preserve"> respectively, with the attention layer inserted after the first hidden layer to capture high-level feature interactions.</w:t>
      </w:r>
    </w:p>
    <w:p w14:paraId="6E2D2AF5" w14:textId="77777777" w:rsidR="00566429" w:rsidRPr="001F04A2" w:rsidRDefault="00351F06" w:rsidP="001F04A2">
      <w:pPr>
        <w:spacing w:beforeLines="50" w:before="156" w:afterLines="50" w:after="156"/>
        <w:rPr>
          <w:rFonts w:ascii="Times New Roman" w:hAnsi="Times New Roman" w:cs="Times New Roman"/>
          <w:b/>
          <w:bCs/>
        </w:rPr>
      </w:pPr>
      <w:r w:rsidRPr="001F04A2">
        <w:rPr>
          <w:rFonts w:ascii="Times New Roman" w:hAnsi="Times New Roman" w:cs="Times New Roman"/>
          <w:b/>
          <w:bCs/>
        </w:rPr>
        <w:t>2.3.4.2 Double DQN with Residual Connections (DDQN-Residual)</w:t>
      </w:r>
    </w:p>
    <w:p w14:paraId="165083E8" w14:textId="5DED283A"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This variant incorporates deep residual networks</w:t>
      </w:r>
      <w:r w:rsidRPr="00DD03A0">
        <w:rPr>
          <w:rFonts w:ascii="Times New Roman" w:hAnsi="Times New Roman" w:cs="Times New Roman"/>
          <w:szCs w:val="21"/>
          <w:vertAlign w:val="superscript"/>
        </w:rPr>
        <w:t>24</w:t>
      </w:r>
      <w:r w:rsidRPr="00DD03A0">
        <w:rPr>
          <w:rFonts w:ascii="Times New Roman" w:hAnsi="Times New Roman" w:cs="Times New Roman"/>
          <w:szCs w:val="21"/>
        </w:rPr>
        <w:t xml:space="preserve"> to enable training of deeper Q-networks without gradient vanishing. The architecture uses 3 hidden layers of 256 units each with skip connections between layers:</w:t>
      </w:r>
    </w:p>
    <w:p w14:paraId="3AB51200" w14:textId="0695297C" w:rsidR="00351F06" w:rsidRPr="00DD03A0" w:rsidRDefault="00000000" w:rsidP="00E4706F">
      <w:pP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h</m:t>
              </m:r>
            </m:e>
            <m:sub>
              <m:r>
                <w:rPr>
                  <w:rFonts w:ascii="Cambria Math" w:hAnsi="Cambria Math" w:cs="Times New Roman"/>
                  <w:szCs w:val="21"/>
                </w:rPr>
                <m:t>t+1</m:t>
              </m:r>
            </m:sub>
          </m:sSub>
          <m:r>
            <w:rPr>
              <w:rFonts w:ascii="Cambria Math" w:hAnsi="Cambria Math" w:cs="Times New Roman"/>
              <w:szCs w:val="21"/>
            </w:rPr>
            <m:t>=σ</m:t>
          </m:r>
          <m:d>
            <m:dPr>
              <m:ctrlPr>
                <w:rPr>
                  <w:rFonts w:ascii="Cambria Math" w:hAnsi="Cambria Math" w:cs="Times New Roman"/>
                  <w:i/>
                  <w:szCs w:val="21"/>
                </w:rPr>
              </m:ctrlPr>
            </m:dPr>
            <m:e>
              <m:r>
                <m:rPr>
                  <m:nor/>
                </m:rPr>
                <w:rPr>
                  <w:rFonts w:ascii="Cambria Math" w:hAnsi="Cambria Math" w:cs="Times New Roman"/>
                  <w:szCs w:val="21"/>
                </w:rPr>
                <m:t>LayerNorm</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W</m:t>
                      </m:r>
                    </m:e>
                    <m:sub>
                      <m:r>
                        <w:rPr>
                          <w:rFonts w:ascii="Cambria Math" w:hAnsi="Cambria Math" w:cs="Times New Roman"/>
                          <w:szCs w:val="21"/>
                        </w:rPr>
                        <m:t>l</m:t>
                      </m:r>
                    </m:sub>
                  </m:sSub>
                  <m:sSub>
                    <m:sSubPr>
                      <m:ctrlPr>
                        <w:rPr>
                          <w:rFonts w:ascii="Cambria Math" w:hAnsi="Cambria Math" w:cs="Times New Roman"/>
                          <w:i/>
                          <w:szCs w:val="21"/>
                        </w:rPr>
                      </m:ctrlPr>
                    </m:sSubPr>
                    <m:e>
                      <m:r>
                        <w:rPr>
                          <w:rFonts w:ascii="Cambria Math" w:hAnsi="Cambria Math" w:cs="Times New Roman"/>
                          <w:szCs w:val="21"/>
                        </w:rPr>
                        <m:t>h</m:t>
                      </m:r>
                    </m:e>
                    <m:sub>
                      <m:r>
                        <w:rPr>
                          <w:rFonts w:ascii="Cambria Math" w:hAnsi="Cambria Math" w:cs="Times New Roman"/>
                          <w:szCs w:val="21"/>
                        </w:rPr>
                        <m:t>l</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b</m:t>
                      </m:r>
                    </m:e>
                    <m:sub>
                      <m:r>
                        <w:rPr>
                          <w:rFonts w:ascii="Cambria Math" w:hAnsi="Cambria Math" w:cs="Times New Roman"/>
                          <w:szCs w:val="21"/>
                        </w:rPr>
                        <m:t>l</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h</m:t>
                      </m:r>
                    </m:e>
                    <m:sub>
                      <m:r>
                        <w:rPr>
                          <w:rFonts w:ascii="Cambria Math" w:hAnsi="Cambria Math" w:cs="Times New Roman"/>
                          <w:szCs w:val="21"/>
                        </w:rPr>
                        <m:t>l</m:t>
                      </m:r>
                    </m:sub>
                  </m:sSub>
                </m:e>
              </m:d>
            </m:e>
          </m:d>
        </m:oMath>
      </m:oMathPara>
    </w:p>
    <w:p w14:paraId="0CC7D22B" w14:textId="6FCF4BEA" w:rsidR="00351F06" w:rsidRPr="00DD03A0" w:rsidRDefault="001F04A2" w:rsidP="00E4706F">
      <w:pPr>
        <w:rPr>
          <w:rFonts w:ascii="Times New Roman" w:hAnsi="Times New Roman" w:cs="Times New Roman"/>
          <w:szCs w:val="21"/>
        </w:rPr>
      </w:pPr>
      <w:r>
        <w:rPr>
          <w:rFonts w:ascii="Times New Roman" w:hAnsi="Times New Roman" w:cs="Times New Roman" w:hint="eastAsia"/>
          <w:szCs w:val="21"/>
        </w:rPr>
        <w:t>w</w:t>
      </w:r>
      <w:r w:rsidR="00351F06" w:rsidRPr="00DD03A0">
        <w:rPr>
          <w:rFonts w:ascii="Times New Roman" w:hAnsi="Times New Roman" w:cs="Times New Roman"/>
          <w:szCs w:val="21"/>
        </w:rPr>
        <w:t>here</w:t>
      </w:r>
      <w:r>
        <w:rPr>
          <w:rFonts w:ascii="Times New Roman" w:hAnsi="Times New Roman" w:cs="Times New Roman" w:hint="eastAsia"/>
          <w:szCs w:val="21"/>
        </w:rPr>
        <w:t xml:space="preserve"> </w:t>
      </w:r>
      <w:r w:rsidRPr="001F04A2">
        <w:rPr>
          <w:rFonts w:ascii="Times New Roman" w:hAnsi="Times New Roman" w:cs="Times New Roman"/>
          <w:i/>
          <w:iCs/>
          <w:szCs w:val="21"/>
        </w:rPr>
        <w:t>σ</w:t>
      </w:r>
      <w:r w:rsidR="00351F06" w:rsidRPr="00DD03A0">
        <w:rPr>
          <w:rFonts w:ascii="Times New Roman" w:hAnsi="Times New Roman" w:cs="Times New Roman"/>
          <w:szCs w:val="21"/>
        </w:rPr>
        <w:t xml:space="preserve"> is the </w:t>
      </w:r>
      <w:proofErr w:type="spellStart"/>
      <w:r w:rsidR="00351F06" w:rsidRPr="00DD03A0">
        <w:rPr>
          <w:rFonts w:ascii="Times New Roman" w:hAnsi="Times New Roman" w:cs="Times New Roman"/>
          <w:szCs w:val="21"/>
        </w:rPr>
        <w:t>ReLU</w:t>
      </w:r>
      <w:proofErr w:type="spellEnd"/>
      <w:r w:rsidR="00351F06" w:rsidRPr="00DD03A0">
        <w:rPr>
          <w:rFonts w:ascii="Times New Roman" w:hAnsi="Times New Roman" w:cs="Times New Roman"/>
          <w:szCs w:val="21"/>
        </w:rPr>
        <w:t xml:space="preserve"> activation, </w:t>
      </w:r>
      <w:proofErr w:type="spellStart"/>
      <w:r w:rsidRPr="001F04A2">
        <w:rPr>
          <w:rFonts w:ascii="Times New Roman" w:hAnsi="Times New Roman" w:cs="Times New Roman" w:hint="eastAsia"/>
          <w:i/>
          <w:iCs/>
          <w:szCs w:val="21"/>
        </w:rPr>
        <w:t>W</w:t>
      </w:r>
      <w:r w:rsidRPr="001F04A2">
        <w:rPr>
          <w:rFonts w:ascii="Times New Roman" w:hAnsi="Times New Roman" w:cs="Times New Roman" w:hint="eastAsia"/>
          <w:i/>
          <w:iCs/>
          <w:szCs w:val="21"/>
          <w:vertAlign w:val="subscript"/>
        </w:rPr>
        <w:t>l</w:t>
      </w:r>
      <w:proofErr w:type="spellEnd"/>
      <w:r w:rsidR="00351F06" w:rsidRPr="00DD03A0">
        <w:rPr>
          <w:rFonts w:ascii="Times New Roman" w:hAnsi="Times New Roman" w:cs="Times New Roman"/>
          <w:szCs w:val="21"/>
        </w:rPr>
        <w:t xml:space="preserve"> and </w:t>
      </w:r>
      <w:r w:rsidRPr="001F04A2">
        <w:rPr>
          <w:rFonts w:ascii="Times New Roman" w:hAnsi="Times New Roman" w:cs="Times New Roman" w:hint="eastAsia"/>
          <w:i/>
          <w:iCs/>
          <w:szCs w:val="21"/>
        </w:rPr>
        <w:t>b</w:t>
      </w:r>
      <w:r w:rsidRPr="001F04A2">
        <w:rPr>
          <w:rFonts w:ascii="Times New Roman" w:hAnsi="Times New Roman" w:cs="Times New Roman" w:hint="eastAsia"/>
          <w:i/>
          <w:iCs/>
          <w:szCs w:val="21"/>
          <w:vertAlign w:val="subscript"/>
        </w:rPr>
        <w:t>l</w:t>
      </w:r>
      <w:r w:rsidR="00351F06" w:rsidRPr="00DD03A0">
        <w:rPr>
          <w:rFonts w:ascii="Times New Roman" w:hAnsi="Times New Roman" w:cs="Times New Roman"/>
          <w:szCs w:val="21"/>
        </w:rPr>
        <w:t xml:space="preserve"> are learnable weights and biases, and the additive skip connection </w:t>
      </w:r>
      <w:r w:rsidRPr="001F04A2">
        <w:rPr>
          <w:rFonts w:ascii="Times New Roman" w:hAnsi="Times New Roman" w:cs="Times New Roman" w:hint="eastAsia"/>
          <w:i/>
          <w:iCs/>
          <w:szCs w:val="21"/>
        </w:rPr>
        <w:t>h</w:t>
      </w:r>
      <w:r w:rsidRPr="001F04A2">
        <w:rPr>
          <w:rFonts w:ascii="Times New Roman" w:hAnsi="Times New Roman" w:cs="Times New Roman" w:hint="eastAsia"/>
          <w:i/>
          <w:iCs/>
          <w:szCs w:val="21"/>
          <w:vertAlign w:val="subscript"/>
        </w:rPr>
        <w:t>l</w:t>
      </w:r>
      <w:r>
        <w:rPr>
          <w:rFonts w:ascii="Times New Roman" w:hAnsi="Times New Roman" w:cs="Times New Roman" w:hint="eastAsia"/>
          <w:szCs w:val="21"/>
        </w:rPr>
        <w:t xml:space="preserve"> </w:t>
      </w:r>
      <w:r w:rsidR="00351F06" w:rsidRPr="00DD03A0">
        <w:rPr>
          <w:rFonts w:ascii="Times New Roman" w:hAnsi="Times New Roman" w:cs="Times New Roman"/>
          <w:szCs w:val="21"/>
        </w:rPr>
        <w:t xml:space="preserve">preserves gradient information. Layer normalization stabilizes training by normalizing activations within each layer. The residual architecture is hypothesized to learn more complex value functions by decomposing Q-value estimation into a base value </w:t>
      </w:r>
      <w:r w:rsidR="004E2717" w:rsidRPr="00DD03A0">
        <w:rPr>
          <w:rFonts w:ascii="Times New Roman" w:hAnsi="Times New Roman" w:cs="Times New Roman"/>
          <w:szCs w:val="21"/>
        </w:rPr>
        <w:t>plus incremental adjustment</w:t>
      </w:r>
      <w:r w:rsidR="00351F06" w:rsidRPr="00DD03A0">
        <w:rPr>
          <w:rFonts w:ascii="Times New Roman" w:hAnsi="Times New Roman" w:cs="Times New Roman"/>
          <w:szCs w:val="21"/>
        </w:rPr>
        <w:t>.</w:t>
      </w:r>
    </w:p>
    <w:p w14:paraId="7B793783" w14:textId="1BD3AA64" w:rsidR="00BD13A2" w:rsidRPr="00DD03A0" w:rsidRDefault="00BD13A2"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While residual connections are traditionally associated with very deep networks (e.g., </w:t>
      </w:r>
      <w:proofErr w:type="spellStart"/>
      <w:r w:rsidRPr="00DD03A0">
        <w:rPr>
          <w:rFonts w:ascii="Times New Roman" w:hAnsi="Times New Roman" w:cs="Times New Roman"/>
          <w:szCs w:val="21"/>
        </w:rPr>
        <w:t>ResNet</w:t>
      </w:r>
      <w:proofErr w:type="spellEnd"/>
      <w:r w:rsidRPr="00DD03A0">
        <w:rPr>
          <w:rFonts w:ascii="Times New Roman" w:hAnsi="Times New Roman" w:cs="Times New Roman"/>
          <w:szCs w:val="21"/>
        </w:rPr>
        <w:t xml:space="preserve"> with 100+ layers)</w:t>
      </w:r>
      <w:r w:rsidR="00EE715B" w:rsidRPr="00EE2A91">
        <w:rPr>
          <w:rFonts w:ascii="Times New Roman" w:hAnsi="Times New Roman" w:cs="Times New Roman"/>
          <w:szCs w:val="21"/>
          <w:vertAlign w:val="superscript"/>
        </w:rPr>
        <w:t>24</w:t>
      </w:r>
      <w:r w:rsidRPr="00DD03A0">
        <w:rPr>
          <w:rFonts w:ascii="Times New Roman" w:hAnsi="Times New Roman" w:cs="Times New Roman"/>
          <w:szCs w:val="21"/>
        </w:rPr>
        <w:t xml:space="preserve"> recent research demonstrates their benefits in shallow architectures for healthcare applications. In our three-layer network, residual connections serve three purposes </w:t>
      </w:r>
      <w:r w:rsidRPr="00DD03A0">
        <w:rPr>
          <w:rFonts w:ascii="Times New Roman" w:hAnsi="Times New Roman" w:cs="Times New Roman"/>
          <w:szCs w:val="21"/>
        </w:rPr>
        <w:lastRenderedPageBreak/>
        <w:t xml:space="preserve">beyond gradient flow: </w:t>
      </w:r>
    </w:p>
    <w:p w14:paraId="481FF925" w14:textId="77777777" w:rsidR="00BD13A2" w:rsidRPr="00DD03A0" w:rsidRDefault="00BD13A2" w:rsidP="00E4706F">
      <w:pPr>
        <w:rPr>
          <w:rFonts w:ascii="Times New Roman" w:hAnsi="Times New Roman" w:cs="Times New Roman"/>
          <w:szCs w:val="21"/>
        </w:rPr>
      </w:pPr>
      <w:r w:rsidRPr="00DD03A0">
        <w:rPr>
          <w:rFonts w:ascii="Times New Roman" w:hAnsi="Times New Roman" w:cs="Times New Roman"/>
          <w:szCs w:val="21"/>
        </w:rPr>
        <w:t xml:space="preserve">(1) </w:t>
      </w:r>
      <w:r w:rsidRPr="00DD03A0">
        <w:rPr>
          <w:rFonts w:ascii="Times New Roman" w:hAnsi="Times New Roman" w:cs="Times New Roman"/>
          <w:b/>
          <w:bCs/>
          <w:szCs w:val="21"/>
        </w:rPr>
        <w:t>preserving input feature information</w:t>
      </w:r>
      <w:r w:rsidRPr="00DD03A0">
        <w:rPr>
          <w:rFonts w:ascii="Times New Roman" w:hAnsi="Times New Roman" w:cs="Times New Roman"/>
          <w:szCs w:val="21"/>
        </w:rPr>
        <w:t xml:space="preserve"> through direct pathways, enabling the network to maintain access to raw clinical measurements alongside learned representations; </w:t>
      </w:r>
    </w:p>
    <w:p w14:paraId="16055283" w14:textId="6B8E7966" w:rsidR="00BD13A2" w:rsidRPr="00DD03A0" w:rsidRDefault="00BD13A2" w:rsidP="00E4706F">
      <w:pPr>
        <w:rPr>
          <w:rFonts w:ascii="Times New Roman" w:hAnsi="Times New Roman" w:cs="Times New Roman"/>
          <w:szCs w:val="21"/>
        </w:rPr>
      </w:pPr>
      <w:r w:rsidRPr="00DD03A0">
        <w:rPr>
          <w:rFonts w:ascii="Times New Roman" w:hAnsi="Times New Roman" w:cs="Times New Roman"/>
          <w:szCs w:val="21"/>
        </w:rPr>
        <w:t xml:space="preserve">(2) </w:t>
      </w:r>
      <w:r w:rsidRPr="00DD03A0">
        <w:rPr>
          <w:rFonts w:ascii="Times New Roman" w:hAnsi="Times New Roman" w:cs="Times New Roman"/>
          <w:b/>
          <w:bCs/>
          <w:szCs w:val="21"/>
        </w:rPr>
        <w:t>improving sample efficiency</w:t>
      </w:r>
      <w:r w:rsidRPr="00DD03A0">
        <w:rPr>
          <w:rFonts w:ascii="Times New Roman" w:hAnsi="Times New Roman" w:cs="Times New Roman"/>
          <w:szCs w:val="21"/>
        </w:rPr>
        <w:t xml:space="preserve"> on our relatively small dataset (</w:t>
      </w:r>
      <w:r w:rsidR="00566429">
        <w:rPr>
          <w:rFonts w:ascii="Times New Roman" w:hAnsi="Times New Roman" w:cs="Times New Roman" w:hint="eastAsia"/>
          <w:szCs w:val="21"/>
        </w:rPr>
        <w:t xml:space="preserve">about </w:t>
      </w:r>
      <w:r w:rsidRPr="00DD03A0">
        <w:rPr>
          <w:rFonts w:ascii="Times New Roman" w:hAnsi="Times New Roman" w:cs="Times New Roman"/>
          <w:szCs w:val="21"/>
        </w:rPr>
        <w:t xml:space="preserve">20,000 transitions); and </w:t>
      </w:r>
    </w:p>
    <w:p w14:paraId="36B484D3" w14:textId="7EA046C4" w:rsidR="00BD13A2" w:rsidRPr="00DD03A0" w:rsidRDefault="00BD13A2" w:rsidP="00E4706F">
      <w:pPr>
        <w:rPr>
          <w:rFonts w:ascii="Times New Roman" w:hAnsi="Times New Roman" w:cs="Times New Roman"/>
          <w:szCs w:val="21"/>
        </w:rPr>
      </w:pPr>
      <w:r w:rsidRPr="00DD03A0">
        <w:rPr>
          <w:rFonts w:ascii="Times New Roman" w:hAnsi="Times New Roman" w:cs="Times New Roman"/>
          <w:szCs w:val="21"/>
        </w:rPr>
        <w:t xml:space="preserve">(3) </w:t>
      </w:r>
      <w:r w:rsidRPr="00DD03A0">
        <w:rPr>
          <w:rFonts w:ascii="Times New Roman" w:hAnsi="Times New Roman" w:cs="Times New Roman"/>
          <w:b/>
          <w:bCs/>
          <w:szCs w:val="21"/>
        </w:rPr>
        <w:t>enabling explicit feature reuse</w:t>
      </w:r>
      <w:r w:rsidRPr="00DD03A0">
        <w:rPr>
          <w:rFonts w:ascii="Times New Roman" w:hAnsi="Times New Roman" w:cs="Times New Roman"/>
          <w:szCs w:val="21"/>
        </w:rPr>
        <w:t xml:space="preserve">, allowing </w:t>
      </w:r>
      <w:r w:rsidR="001F04A2">
        <w:rPr>
          <w:rFonts w:ascii="Times New Roman" w:hAnsi="Times New Roman" w:cs="Times New Roman"/>
          <w:szCs w:val="21"/>
        </w:rPr>
        <w:t xml:space="preserve">the </w:t>
      </w:r>
      <w:r w:rsidRPr="00DD03A0">
        <w:rPr>
          <w:rFonts w:ascii="Times New Roman" w:hAnsi="Times New Roman" w:cs="Times New Roman"/>
          <w:szCs w:val="21"/>
        </w:rPr>
        <w:t>combination of original vital signs with transformed features at each layer. This design aligns with recent findings on residual architectures in medical AI</w:t>
      </w:r>
    </w:p>
    <w:p w14:paraId="499D6CF9" w14:textId="77777777" w:rsidR="00566429" w:rsidRDefault="00351F06" w:rsidP="001F04A2">
      <w:pPr>
        <w:spacing w:beforeLines="50" w:before="156" w:afterLines="50" w:after="156"/>
        <w:rPr>
          <w:rStyle w:val="40"/>
          <w:rFonts w:eastAsiaTheme="minorEastAsia"/>
          <w:sz w:val="21"/>
          <w:szCs w:val="21"/>
        </w:rPr>
      </w:pPr>
      <w:r w:rsidRPr="00DD03A0">
        <w:rPr>
          <w:rStyle w:val="40"/>
          <w:rFonts w:eastAsiaTheme="minorEastAsia"/>
          <w:sz w:val="21"/>
          <w:szCs w:val="21"/>
        </w:rPr>
        <w:t>2.3.4.3 Soft Actor-Critic (SAC)</w:t>
      </w:r>
    </w:p>
    <w:p w14:paraId="68D66953" w14:textId="093ECF25"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SAC</w:t>
      </w:r>
      <w:r w:rsidR="004E2717" w:rsidRPr="00DD03A0">
        <w:rPr>
          <w:rFonts w:ascii="Times New Roman" w:hAnsi="Times New Roman" w:cs="Times New Roman"/>
          <w:szCs w:val="21"/>
          <w:vertAlign w:val="superscript"/>
        </w:rPr>
        <w:t>25</w:t>
      </w:r>
      <w:r w:rsidRPr="00DD03A0">
        <w:rPr>
          <w:rFonts w:ascii="Times New Roman" w:hAnsi="Times New Roman" w:cs="Times New Roman"/>
          <w:szCs w:val="21"/>
        </w:rPr>
        <w:t xml:space="preserve"> is a maximum entropy RL algorithm that optimizes both expected return and policy entropy, encouraging exploration and robustness. The objective function is:</w:t>
      </w:r>
    </w:p>
    <w:p w14:paraId="28CFCF7A" w14:textId="6802EBB1" w:rsidR="00351F06" w:rsidRPr="00DD03A0" w:rsidRDefault="00EE715B" w:rsidP="00E4706F">
      <w:pPr>
        <w:rPr>
          <w:rFonts w:ascii="Times New Roman" w:hAnsi="Times New Roman" w:cs="Times New Roman"/>
          <w:szCs w:val="21"/>
        </w:rPr>
      </w:pPr>
      <m:oMathPara>
        <m:oMath>
          <m:r>
            <w:rPr>
              <w:rFonts w:ascii="Cambria Math" w:hAnsi="Cambria Math" w:cs="Times New Roman"/>
              <w:szCs w:val="21"/>
            </w:rPr>
            <m:t>J</m:t>
          </m:r>
          <m:d>
            <m:dPr>
              <m:ctrlPr>
                <w:rPr>
                  <w:rFonts w:ascii="Cambria Math" w:hAnsi="Cambria Math" w:cs="Times New Roman"/>
                  <w:i/>
                  <w:szCs w:val="21"/>
                </w:rPr>
              </m:ctrlPr>
            </m:dPr>
            <m:e>
              <m:r>
                <w:rPr>
                  <w:rFonts w:ascii="Cambria Math" w:hAnsi="Cambria Math" w:cs="Times New Roman"/>
                  <w:szCs w:val="21"/>
                </w:rPr>
                <m:t>π</m:t>
              </m:r>
            </m:e>
          </m:d>
          <m:r>
            <w:rPr>
              <w:rFonts w:ascii="Cambria Math" w:hAnsi="Cambria Math" w:cs="Times New Roman"/>
              <w:szCs w:val="21"/>
            </w:rPr>
            <m:t>=</m:t>
          </m:r>
          <m:sSub>
            <m:sSubPr>
              <m:ctrlPr>
                <w:rPr>
                  <w:rFonts w:ascii="Cambria Math" w:hAnsi="Cambria Math" w:cs="Times New Roman"/>
                  <w:i/>
                  <w:szCs w:val="21"/>
                </w:rPr>
              </m:ctrlPr>
            </m:sSubPr>
            <m:e>
              <m:r>
                <m:rPr>
                  <m:scr m:val="double-struck"/>
                </m:rPr>
                <w:rPr>
                  <w:rFonts w:ascii="Cambria Math" w:hAnsi="Cambria Math" w:cs="Times New Roman"/>
                  <w:szCs w:val="21"/>
                </w:rPr>
                <m:t>E</m:t>
              </m:r>
            </m:e>
            <m:sub>
              <m:r>
                <w:rPr>
                  <w:rFonts w:ascii="Cambria Math" w:hAnsi="Cambria Math" w:cs="Times New Roman"/>
                  <w:szCs w:val="21"/>
                </w:rPr>
                <m:t>τ~π</m:t>
              </m:r>
            </m:sub>
          </m:sSub>
          <m:d>
            <m:dPr>
              <m:begChr m:val="["/>
              <m:endChr m:val="]"/>
              <m:ctrlPr>
                <w:rPr>
                  <w:rFonts w:ascii="Cambria Math" w:hAnsi="Cambria Math" w:cs="Times New Roman"/>
                  <w:i/>
                  <w:szCs w:val="21"/>
                </w:rPr>
              </m:ctrlPr>
            </m:dPr>
            <m:e>
              <m:nary>
                <m:naryPr>
                  <m:chr m:val="∑"/>
                  <m:limLoc m:val="undOvr"/>
                  <m:supHide m:val="1"/>
                  <m:ctrlPr>
                    <w:rPr>
                      <w:rFonts w:ascii="Cambria Math" w:hAnsi="Cambria Math" w:cs="Times New Roman"/>
                      <w:i/>
                      <w:szCs w:val="21"/>
                    </w:rPr>
                  </m:ctrlPr>
                </m:naryPr>
                <m:sub>
                  <m:r>
                    <w:rPr>
                      <w:rFonts w:ascii="Cambria Math" w:hAnsi="Cambria Math" w:cs="Times New Roman"/>
                      <w:szCs w:val="21"/>
                    </w:rPr>
                    <m:t>t</m:t>
                  </m:r>
                </m:sub>
                <m:sup/>
                <m:e>
                  <m:r>
                    <w:rPr>
                      <w:rFonts w:ascii="Cambria Math" w:hAnsi="Cambria Math" w:cs="Times New Roman"/>
                      <w:szCs w:val="21"/>
                    </w:rPr>
                    <m:t>r</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e>
                  </m:d>
                  <m:r>
                    <w:rPr>
                      <w:rFonts w:ascii="Cambria Math" w:hAnsi="Cambria Math" w:cs="Times New Roman"/>
                      <w:szCs w:val="21"/>
                    </w:rPr>
                    <m:t>+α</m:t>
                  </m:r>
                </m:e>
              </m:nary>
              <m:r>
                <m:rPr>
                  <m:scr m:val="script"/>
                </m:rPr>
                <w:rPr>
                  <w:rFonts w:ascii="Cambria Math" w:hAnsi="Cambria Math" w:cs="Times New Roman"/>
                  <w:szCs w:val="21"/>
                </w:rPr>
                <m:t>H</m:t>
              </m:r>
              <m:d>
                <m:dPr>
                  <m:ctrlPr>
                    <w:rPr>
                      <w:rFonts w:ascii="Cambria Math" w:hAnsi="Cambria Math" w:cs="Times New Roman"/>
                      <w:i/>
                      <w:szCs w:val="21"/>
                    </w:rPr>
                  </m:ctrlPr>
                </m:dPr>
                <m:e>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m:t>
                      </m:r>
                    </m:e>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e>
                  </m:d>
                </m:e>
              </m:d>
            </m:e>
          </m:d>
        </m:oMath>
      </m:oMathPara>
    </w:p>
    <w:p w14:paraId="7AB30B5A" w14:textId="2C057D1E" w:rsidR="00351F06" w:rsidRPr="00DD03A0" w:rsidRDefault="001F04A2" w:rsidP="00E4706F">
      <w:pPr>
        <w:rPr>
          <w:rFonts w:ascii="Times New Roman" w:hAnsi="Times New Roman" w:cs="Times New Roman"/>
          <w:szCs w:val="21"/>
        </w:rPr>
      </w:pPr>
      <w:r>
        <w:rPr>
          <w:rFonts w:ascii="Times New Roman" w:hAnsi="Times New Roman" w:cs="Times New Roman" w:hint="eastAsia"/>
          <w:szCs w:val="21"/>
        </w:rPr>
        <w:t>w</w:t>
      </w:r>
      <w:r w:rsidR="00351F06" w:rsidRPr="00DD03A0">
        <w:rPr>
          <w:rFonts w:ascii="Times New Roman" w:hAnsi="Times New Roman" w:cs="Times New Roman"/>
          <w:szCs w:val="21"/>
        </w:rPr>
        <w:t>here</w:t>
      </w:r>
      <w:r w:rsidR="00EF7E71">
        <w:rPr>
          <w:rFonts w:ascii="Times New Roman" w:hAnsi="Times New Roman" w:cs="Times New Roman"/>
          <w:szCs w:val="21"/>
        </w:rPr>
        <w:t xml:space="preserve"> </w:t>
      </w:r>
      <m:oMath>
        <m:r>
          <w:rPr>
            <w:rFonts w:ascii="Cambria Math" w:hAnsi="Cambria Math" w:cs="Times New Roman"/>
            <w:szCs w:val="21"/>
          </w:rPr>
          <m:t>J</m:t>
        </m:r>
        <m:d>
          <m:dPr>
            <m:ctrlPr>
              <w:rPr>
                <w:rFonts w:ascii="Cambria Math" w:hAnsi="Cambria Math" w:cs="Times New Roman"/>
                <w:i/>
                <w:szCs w:val="21"/>
              </w:rPr>
            </m:ctrlPr>
          </m:dPr>
          <m:e>
            <m:r>
              <w:rPr>
                <w:rFonts w:ascii="Cambria Math" w:hAnsi="Cambria Math" w:cs="Times New Roman"/>
                <w:szCs w:val="21"/>
              </w:rPr>
              <m:t>π</m:t>
            </m:r>
          </m:e>
        </m:d>
      </m:oMath>
      <w:r w:rsidR="00EF7E71">
        <w:rPr>
          <w:rFonts w:ascii="Times New Roman" w:hAnsi="Times New Roman" w:cs="Times New Roman"/>
          <w:szCs w:val="21"/>
        </w:rPr>
        <w:t xml:space="preserve"> is the objective function to be maximized, </w:t>
      </w:r>
      <m:oMath>
        <m:r>
          <w:rPr>
            <w:rFonts w:ascii="Cambria Math" w:hAnsi="Cambria Math" w:cs="Times New Roman"/>
            <w:szCs w:val="21"/>
          </w:rPr>
          <m:t>τ</m:t>
        </m:r>
      </m:oMath>
      <w:r w:rsidR="00EF7E71">
        <w:rPr>
          <w:rFonts w:ascii="Times New Roman" w:hAnsi="Times New Roman" w:cs="Times New Roman"/>
          <w:szCs w:val="21"/>
        </w:rPr>
        <w:t xml:space="preserve"> denotes a trajectory sampled from policy </w:t>
      </w:r>
      <m:oMath>
        <m:r>
          <w:rPr>
            <w:rFonts w:ascii="Cambria Math" w:hAnsi="Cambria Math" w:cs="Times New Roman"/>
            <w:szCs w:val="21"/>
          </w:rPr>
          <m:t>π</m:t>
        </m:r>
      </m:oMath>
      <w:r w:rsidR="00EF7E71">
        <w:rPr>
          <w:rFonts w:ascii="Times New Roman" w:hAnsi="Times New Roman" w:cs="Times New Roman"/>
          <w:szCs w:val="21"/>
        </w:rPr>
        <w:t xml:space="preserve">, </w:t>
      </w:r>
      <m:oMath>
        <m:r>
          <w:rPr>
            <w:rFonts w:ascii="Cambria Math" w:hAnsi="Cambria Math" w:cs="Times New Roman"/>
            <w:szCs w:val="21"/>
          </w:rPr>
          <m:t>r</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r>
              <w:rPr>
                <w:rFonts w:ascii="Cambria Math" w:hAnsi="Cambria Math" w:cs="Times New Roman"/>
                <w:szCs w:val="21"/>
              </w:rPr>
              <m:t xml:space="preserve">,  </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e>
        </m:d>
      </m:oMath>
      <w:r w:rsidR="00EF7E71">
        <w:rPr>
          <w:rFonts w:ascii="Times New Roman" w:hAnsi="Times New Roman" w:cs="Times New Roman"/>
          <w:szCs w:val="21"/>
        </w:rPr>
        <w:t xml:space="preserve"> is the reward received for taking action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oMath>
      <w:r w:rsidR="00EF7E71">
        <w:rPr>
          <w:rFonts w:ascii="Times New Roman" w:hAnsi="Times New Roman" w:cs="Times New Roman"/>
          <w:szCs w:val="21"/>
        </w:rPr>
        <w:t xml:space="preserve"> in state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oMath>
      <w:r w:rsidR="00EF7E71">
        <w:rPr>
          <w:rFonts w:ascii="Times New Roman" w:hAnsi="Times New Roman" w:cs="Times New Roman"/>
          <w:szCs w:val="21"/>
        </w:rPr>
        <w:t xml:space="preserve"> at timestep </w:t>
      </w:r>
      <m:oMath>
        <m:r>
          <w:rPr>
            <w:rFonts w:ascii="Cambria Math" w:hAnsi="Cambria Math" w:cs="Times New Roman"/>
            <w:szCs w:val="21"/>
          </w:rPr>
          <m:t>t</m:t>
        </m:r>
        <m:r>
          <m:rPr>
            <m:scr m:val="script"/>
          </m:rPr>
          <w:rPr>
            <w:rFonts w:ascii="Cambria Math" w:hAnsi="Cambria Math" w:cs="Times New Roman"/>
            <w:szCs w:val="21"/>
          </w:rPr>
          <m:t>, H</m:t>
        </m:r>
        <m:d>
          <m:dPr>
            <m:ctrlPr>
              <w:rPr>
                <w:rFonts w:ascii="Cambria Math" w:hAnsi="Cambria Math" w:cs="Times New Roman"/>
                <w:i/>
                <w:szCs w:val="21"/>
              </w:rPr>
            </m:ctrlPr>
          </m:dPr>
          <m:e>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m:t>
                </m:r>
              </m:e>
              <m:e>
                <m:r>
                  <w:rPr>
                    <w:rFonts w:ascii="Cambria Math" w:hAnsi="Cambria Math" w:cs="Times New Roman"/>
                    <w:szCs w:val="21"/>
                  </w:rPr>
                  <m:t>s</m:t>
                </m:r>
              </m:e>
            </m:d>
          </m:e>
        </m:d>
      </m:oMath>
      <w:r w:rsidR="00351F06" w:rsidRPr="00DD03A0">
        <w:rPr>
          <w:rFonts w:ascii="Times New Roman" w:hAnsi="Times New Roman" w:cs="Times New Roman"/>
          <w:szCs w:val="21"/>
        </w:rPr>
        <w:t xml:space="preserve"> is the entropy of the policy at </w:t>
      </w:r>
      <w:proofErr w:type="spellStart"/>
      <w:r w:rsidR="00351F06" w:rsidRPr="00DD03A0">
        <w:rPr>
          <w:rFonts w:ascii="Times New Roman" w:hAnsi="Times New Roman" w:cs="Times New Roman"/>
          <w:szCs w:val="21"/>
        </w:rPr>
        <w:t>state</w:t>
      </w:r>
      <w:r w:rsidR="004E2717" w:rsidRPr="00DD03A0">
        <w:rPr>
          <w:rFonts w:ascii="Times New Roman" w:hAnsi="Times New Roman" w:cs="Times New Roman"/>
          <w:szCs w:val="21"/>
        </w:rPr>
        <w:t xml:space="preserve"> </w:t>
      </w:r>
      <w:r w:rsidR="004E2717" w:rsidRPr="00DD03A0">
        <w:rPr>
          <w:rFonts w:ascii="Times New Roman" w:hAnsi="Times New Roman" w:cs="Times New Roman"/>
          <w:i/>
          <w:iCs/>
          <w:szCs w:val="21"/>
        </w:rPr>
        <w:t>s</w:t>
      </w:r>
      <w:proofErr w:type="spellEnd"/>
      <w:r w:rsidR="00351F06" w:rsidRPr="00DD03A0">
        <w:rPr>
          <w:rFonts w:ascii="Times New Roman" w:hAnsi="Times New Roman" w:cs="Times New Roman"/>
          <w:szCs w:val="21"/>
        </w:rPr>
        <w:t xml:space="preserve">, and </w:t>
      </w:r>
      <w:r w:rsidR="004E2717" w:rsidRPr="001F04A2">
        <w:rPr>
          <w:rFonts w:ascii="Times New Roman" w:hAnsi="Times New Roman" w:cs="Times New Roman"/>
          <w:i/>
          <w:iCs/>
          <w:szCs w:val="21"/>
        </w:rPr>
        <w:t>α</w:t>
      </w:r>
      <w:r w:rsidR="00351F06" w:rsidRPr="00DD03A0">
        <w:rPr>
          <w:rFonts w:ascii="Times New Roman" w:hAnsi="Times New Roman" w:cs="Times New Roman"/>
          <w:szCs w:val="21"/>
        </w:rPr>
        <w:t xml:space="preserve"> is a temperature parameter that balances exploitation for maximizing reward and exploration for maximizing entropy. We use the discrete action space variant of SAC with a residual encoder architecture of 3 layers with 256 units and skip connections. The temperature </w:t>
      </w:r>
      <m:oMath>
        <m:r>
          <w:rPr>
            <w:rFonts w:ascii="Cambria Math" w:hAnsi="Cambria Math" w:cs="Times New Roman"/>
            <w:szCs w:val="21"/>
          </w:rPr>
          <m:t xml:space="preserve">α </m:t>
        </m:r>
      </m:oMath>
      <w:r w:rsidR="00351F06" w:rsidRPr="00DD03A0">
        <w:rPr>
          <w:rFonts w:ascii="Times New Roman" w:hAnsi="Times New Roman" w:cs="Times New Roman"/>
          <w:szCs w:val="21"/>
        </w:rPr>
        <w:t xml:space="preserve">is automatically tuned during training using a dual gradient descent approach, starting from </w:t>
      </w:r>
      <m:oMath>
        <m:r>
          <w:rPr>
            <w:rFonts w:ascii="Cambria Math" w:hAnsi="Cambria Math" w:cs="Times New Roman"/>
            <w:szCs w:val="21"/>
          </w:rPr>
          <m:t>α = 0.2</m:t>
        </m:r>
      </m:oMath>
      <w:r w:rsidR="00351F06" w:rsidRPr="00DD03A0">
        <w:rPr>
          <w:rFonts w:ascii="Times New Roman" w:hAnsi="Times New Roman" w:cs="Times New Roman"/>
          <w:szCs w:val="21"/>
        </w:rPr>
        <w:t xml:space="preserve"> and adjusting to maintain a target entropy equal to 95% of the maximum entropy </w:t>
      </w:r>
      <m:oMath>
        <m:func>
          <m:funcPr>
            <m:ctrlPr>
              <w:rPr>
                <w:rFonts w:ascii="Cambria Math" w:hAnsi="Cambria Math" w:cs="Times New Roman"/>
                <w:i/>
                <w:szCs w:val="21"/>
              </w:rPr>
            </m:ctrlPr>
          </m:funcPr>
          <m:fName>
            <m:r>
              <m:rPr>
                <m:sty m:val="p"/>
              </m:rPr>
              <w:rPr>
                <w:rFonts w:ascii="Cambria Math" w:hAnsi="Cambria Math" w:cs="Times New Roman"/>
                <w:szCs w:val="21"/>
              </w:rPr>
              <m:t>log</m:t>
            </m:r>
          </m:fName>
          <m:e>
            <m:d>
              <m:dPr>
                <m:ctrlPr>
                  <w:rPr>
                    <w:rFonts w:ascii="Cambria Math" w:hAnsi="Cambria Math" w:cs="Times New Roman"/>
                    <w:i/>
                    <w:szCs w:val="21"/>
                  </w:rPr>
                </m:ctrlPr>
              </m:dPr>
              <m:e>
                <m:r>
                  <w:rPr>
                    <w:rFonts w:ascii="Cambria Math" w:hAnsi="Cambria Math" w:cs="Times New Roman"/>
                    <w:szCs w:val="21"/>
                  </w:rPr>
                  <m:t>24</m:t>
                </m:r>
              </m:e>
            </m:d>
          </m:e>
        </m:func>
      </m:oMath>
      <w:r w:rsidR="004E2717" w:rsidRPr="00DD03A0">
        <w:rPr>
          <w:rFonts w:ascii="Times New Roman" w:hAnsi="Times New Roman" w:cs="Times New Roman"/>
          <w:szCs w:val="21"/>
        </w:rPr>
        <w:t xml:space="preserve"> </w:t>
      </w:r>
      <w:r w:rsidR="00351F06" w:rsidRPr="00DD03A0">
        <w:rPr>
          <w:rFonts w:ascii="Times New Roman" w:hAnsi="Times New Roman" w:cs="Times New Roman"/>
          <w:szCs w:val="21"/>
        </w:rPr>
        <w:t>for the 24-action space.</w:t>
      </w:r>
    </w:p>
    <w:p w14:paraId="25F5F764" w14:textId="77777777" w:rsidR="00651AC7" w:rsidRDefault="00351F06" w:rsidP="001F04A2">
      <w:pPr>
        <w:spacing w:beforeLines="50" w:before="156" w:afterLines="50" w:after="156"/>
        <w:rPr>
          <w:rStyle w:val="40"/>
          <w:rFonts w:eastAsiaTheme="minorEastAsia"/>
          <w:sz w:val="21"/>
          <w:szCs w:val="21"/>
        </w:rPr>
      </w:pPr>
      <w:r w:rsidRPr="00DD03A0">
        <w:rPr>
          <w:rStyle w:val="40"/>
          <w:rFonts w:eastAsiaTheme="minorEastAsia"/>
          <w:sz w:val="21"/>
          <w:szCs w:val="21"/>
        </w:rPr>
        <w:t>2.3.4.4 Training Details</w:t>
      </w:r>
    </w:p>
    <w:p w14:paraId="41C765CB" w14:textId="2D4E0B82" w:rsidR="00351F06" w:rsidRPr="00DD03A0" w:rsidRDefault="00351F06"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All 3 online RL algorithms were trained with 1,000,000 environment interaction steps using experience replay buffers of size 100,000. Training used batch size 256, learning rate </w:t>
      </w:r>
      <w:r w:rsidR="001F04A2" w:rsidRPr="001F04A2">
        <w:rPr>
          <w:rFonts w:ascii="Times New Roman" w:hAnsi="Times New Roman" w:cs="Times New Roman"/>
          <w:szCs w:val="21"/>
        </w:rPr>
        <w:t>3</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w:t>
      </w:r>
      <w:r w:rsidR="001F04A2">
        <w:rPr>
          <w:rFonts w:ascii="Times New Roman" w:hAnsi="Times New Roman" w:cs="Times New Roman" w:hint="eastAsia"/>
          <w:szCs w:val="21"/>
        </w:rPr>
        <w:t xml:space="preserve"> </w:t>
      </w:r>
      <w:r w:rsidR="001F04A2" w:rsidRPr="001F04A2">
        <w:rPr>
          <w:rFonts w:ascii="Times New Roman" w:hAnsi="Times New Roman" w:cs="Times New Roman"/>
          <w:szCs w:val="21"/>
        </w:rPr>
        <w:t>10</w:t>
      </w:r>
      <w:r w:rsidR="001F04A2" w:rsidRPr="001F04A2">
        <w:rPr>
          <w:rFonts w:ascii="Times New Roman" w:hAnsi="Times New Roman" w:cs="Times New Roman"/>
          <w:szCs w:val="21"/>
          <w:vertAlign w:val="superscript"/>
        </w:rPr>
        <w:t>−4</w:t>
      </w:r>
      <w:r w:rsidRPr="00DD03A0">
        <w:rPr>
          <w:rFonts w:ascii="Times New Roman" w:hAnsi="Times New Roman" w:cs="Times New Roman"/>
          <w:szCs w:val="21"/>
        </w:rPr>
        <w:t xml:space="preserve"> with Adam optimizer, and target network soft updates with </w:t>
      </w:r>
      <w:r w:rsidR="001F04A2" w:rsidRPr="001F04A2">
        <w:rPr>
          <w:rFonts w:ascii="Times New Roman" w:hAnsi="Times New Roman" w:cs="Times New Roman"/>
          <w:i/>
          <w:iCs/>
          <w:szCs w:val="21"/>
        </w:rPr>
        <w:t>τ</w:t>
      </w:r>
      <w:r w:rsidR="001F04A2">
        <w:rPr>
          <w:rFonts w:ascii="Times New Roman" w:hAnsi="Times New Roman" w:cs="Times New Roman" w:hint="eastAsia"/>
          <w:szCs w:val="21"/>
        </w:rPr>
        <w:t xml:space="preserve"> = 0.005</w:t>
      </w:r>
      <w:r w:rsidRPr="00DD03A0">
        <w:rPr>
          <w:rFonts w:ascii="Times New Roman" w:hAnsi="Times New Roman" w:cs="Times New Roman"/>
          <w:szCs w:val="21"/>
        </w:rPr>
        <w:t xml:space="preserve">. Exploration for DDQN variants used </w:t>
      </w:r>
      <m:oMath>
        <m:r>
          <w:rPr>
            <w:rFonts w:ascii="Cambria Math" w:hAnsi="Cambria Math" w:cs="Times New Roman"/>
            <w:szCs w:val="21"/>
          </w:rPr>
          <m:t>ε</m:t>
        </m:r>
      </m:oMath>
      <w:r w:rsidRPr="00DD03A0">
        <w:rPr>
          <w:rFonts w:ascii="Times New Roman" w:hAnsi="Times New Roman" w:cs="Times New Roman"/>
          <w:szCs w:val="21"/>
        </w:rPr>
        <w:t xml:space="preserve">-greedy with </w:t>
      </w:r>
      <m:oMath>
        <m:r>
          <w:rPr>
            <w:rFonts w:ascii="Cambria Math" w:hAnsi="Cambria Math" w:cs="Times New Roman"/>
            <w:szCs w:val="21"/>
          </w:rPr>
          <m:t xml:space="preserve">ε  </m:t>
        </m:r>
      </m:oMath>
      <w:r w:rsidRPr="00DD03A0">
        <w:rPr>
          <w:rFonts w:ascii="Times New Roman" w:hAnsi="Times New Roman" w:cs="Times New Roman"/>
          <w:szCs w:val="21"/>
        </w:rPr>
        <w:t>annealed from 1.0 to 0.05 over the first 100,000 steps. Unlike offline methods</w:t>
      </w:r>
      <w:r w:rsidR="00651AC7">
        <w:rPr>
          <w:rFonts w:ascii="Times New Roman" w:hAnsi="Times New Roman" w:cs="Times New Roman"/>
          <w:szCs w:val="21"/>
        </w:rPr>
        <w:t>,</w:t>
      </w:r>
      <w:r w:rsidRPr="00DD03A0">
        <w:rPr>
          <w:rFonts w:ascii="Times New Roman" w:hAnsi="Times New Roman" w:cs="Times New Roman"/>
          <w:szCs w:val="21"/>
        </w:rPr>
        <w:t xml:space="preserve"> which require only the pre-collected dataset, these algorithms necessitate access to the simulator during training, a key distinction when considering deployment in clinical settings where patient safety prohibits exploratory interventions.</w:t>
      </w:r>
    </w:p>
    <w:p w14:paraId="3C3F6697" w14:textId="4F57F85E" w:rsidR="009B1AE7" w:rsidRPr="00651AC7" w:rsidRDefault="009B1AE7" w:rsidP="00E4706F">
      <w:pPr>
        <w:pStyle w:val="2"/>
        <w:spacing w:beforeLines="50" w:before="156" w:afterLines="50" w:after="156" w:line="240" w:lineRule="auto"/>
        <w:rPr>
          <w:rFonts w:cs="Times New Roman"/>
          <w:szCs w:val="28"/>
        </w:rPr>
      </w:pPr>
      <w:r w:rsidRPr="00651AC7">
        <w:rPr>
          <w:rFonts w:cs="Times New Roman"/>
          <w:szCs w:val="28"/>
        </w:rPr>
        <w:t>2.4 LEG Interpretability Analysis</w:t>
      </w:r>
    </w:p>
    <w:p w14:paraId="6E78C626" w14:textId="6C81F500" w:rsidR="009B1AE7" w:rsidRPr="001F04A2" w:rsidRDefault="009B1AE7" w:rsidP="001F04A2">
      <w:pPr>
        <w:rPr>
          <w:rFonts w:hint="eastAsia"/>
        </w:rPr>
      </w:pPr>
      <w:r w:rsidRPr="00DD03A0">
        <w:rPr>
          <w:rFonts w:ascii="Times New Roman" w:hAnsi="Times New Roman" w:cs="Times New Roman"/>
          <w:szCs w:val="21"/>
        </w:rPr>
        <w:t>To assess interpretability, we employ Linearly Estimated Gradients</w:t>
      </w:r>
      <w:r w:rsidRPr="00DD03A0">
        <w:rPr>
          <w:rFonts w:ascii="Times New Roman" w:hAnsi="Times New Roman" w:cs="Times New Roman"/>
          <w:szCs w:val="21"/>
          <w:vertAlign w:val="superscript"/>
        </w:rPr>
        <w:t>14</w:t>
      </w:r>
      <w:r w:rsidRPr="00DD03A0">
        <w:rPr>
          <w:rFonts w:ascii="Times New Roman" w:hAnsi="Times New Roman" w:cs="Times New Roman"/>
          <w:szCs w:val="21"/>
        </w:rPr>
        <w:t>, a model-agnostic perturbation-based method for computing feature importance in RL policies. LEG approximates the policy gradient</w:t>
      </w:r>
      <w:r w:rsidR="001F04A2">
        <w:rPr>
          <w:rFonts w:ascii="Times New Roman" w:hAnsi="Times New Roman" w:cs="Times New Roman" w:hint="eastAsia"/>
          <w:szCs w:val="21"/>
        </w:rPr>
        <w:t xml:space="preserve"> </w:t>
      </w:r>
      <w:commentRangeStart w:id="18"/>
      <w:commentRangeStart w:id="19"/>
      <m:oMath>
        <m:sSub>
          <m:sSubPr>
            <m:ctrlPr>
              <w:rPr>
                <w:rFonts w:ascii="Cambria Math" w:hAnsi="Cambria Math" w:cs="Times New Roman"/>
                <w:i/>
                <w:szCs w:val="21"/>
              </w:rPr>
            </m:ctrlPr>
          </m:sSubPr>
          <m:e>
            <m:r>
              <m:rPr>
                <m:sty m:val="p"/>
              </m:rPr>
              <w:rPr>
                <w:rFonts w:ascii="Cambria Math" w:hAnsi="Cambria Math" w:cs="Cambria Math" w:hint="cs"/>
                <w:cs/>
                <w:lang w:bidi="en-US"/>
              </w:rPr>
              <m:t>∇</m:t>
            </m:r>
          </m:e>
          <m:sub>
            <m:r>
              <w:rPr>
                <w:rFonts w:ascii="Cambria Math" w:hAnsi="Cambria Math"/>
              </w:rPr>
              <m:t>s</m:t>
            </m:r>
          </m:sub>
        </m:sSub>
        <m:r>
          <w:rPr>
            <w:rFonts w:ascii="Cambria Math" w:hAnsi="Cambria Math" w:cs="Times New Roman"/>
            <w:szCs w:val="21"/>
          </w:rPr>
          <m:t>Q(</m:t>
        </m:r>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r>
          <w:rPr>
            <w:rFonts w:ascii="Cambria Math" w:hAnsi="Cambria Math" w:cs="Times New Roman"/>
            <w:szCs w:val="21"/>
          </w:rPr>
          <m:t>,π</m:t>
        </m:r>
        <m:r>
          <m:rPr>
            <m:sty m:val="p"/>
          </m:rP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r>
          <m:rPr>
            <m:sty m:val="p"/>
          </m:rPr>
          <w:rPr>
            <w:rFonts w:ascii="Cambria Math" w:hAnsi="Cambria Math" w:cs="Times New Roman"/>
            <w:szCs w:val="21"/>
          </w:rPr>
          <m:t>)</m:t>
        </m:r>
        <m:r>
          <w:rPr>
            <w:rFonts w:ascii="Cambria Math" w:hAnsi="Cambria Math" w:cs="Times New Roman"/>
            <w:szCs w:val="21"/>
          </w:rPr>
          <m:t>)</m:t>
        </m:r>
      </m:oMath>
      <w:commentRangeEnd w:id="18"/>
      <w:r w:rsidR="001F04A2" w:rsidRPr="00DD03A0">
        <w:rPr>
          <w:rStyle w:val="af2"/>
          <w:rFonts w:ascii="Times New Roman" w:hAnsi="Times New Roman" w:cs="Times New Roman"/>
        </w:rPr>
        <w:commentReference w:id="18"/>
      </w:r>
      <w:commentRangeEnd w:id="19"/>
      <w:r w:rsidR="00DB534F">
        <w:rPr>
          <w:rStyle w:val="af2"/>
        </w:rPr>
        <w:commentReference w:id="19"/>
      </w:r>
      <w:r w:rsidRPr="00DD03A0">
        <w:rPr>
          <w:rFonts w:ascii="Times New Roman" w:hAnsi="Times New Roman" w:cs="Times New Roman"/>
          <w:szCs w:val="21"/>
        </w:rPr>
        <w:t xml:space="preserve"> with respect to state features by locally linearizing the Q-function around a reference state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oMath>
      <w:r w:rsidRPr="00DD03A0">
        <w:rPr>
          <w:rFonts w:ascii="Times New Roman" w:hAnsi="Times New Roman" w:cs="Times New Roman"/>
          <w:szCs w:val="21"/>
        </w:rPr>
        <w:t>, enabling identification of which physiological features</w:t>
      </w:r>
      <w:r w:rsidR="00C93CD6">
        <w:rPr>
          <w:rFonts w:ascii="Times New Roman" w:hAnsi="Times New Roman" w:cs="Times New Roman"/>
          <w:szCs w:val="21"/>
        </w:rPr>
        <w:t>,</w:t>
      </w:r>
      <w:r w:rsidRPr="00DD03A0">
        <w:rPr>
          <w:rFonts w:ascii="Times New Roman" w:hAnsi="Times New Roman" w:cs="Times New Roman"/>
          <w:szCs w:val="21"/>
        </w:rPr>
        <w:t xml:space="preserve"> such as blood pressure and lactate</w:t>
      </w:r>
      <w:r w:rsidR="00C93CD6">
        <w:rPr>
          <w:rFonts w:ascii="Times New Roman" w:hAnsi="Times New Roman" w:cs="Times New Roman"/>
          <w:szCs w:val="21"/>
        </w:rPr>
        <w:t>,</w:t>
      </w:r>
      <w:r w:rsidRPr="00DD03A0">
        <w:rPr>
          <w:rFonts w:ascii="Times New Roman" w:hAnsi="Times New Roman" w:cs="Times New Roman"/>
          <w:szCs w:val="21"/>
        </w:rPr>
        <w:t xml:space="preserve"> most strongly influence treatment decisions.</w:t>
      </w:r>
    </w:p>
    <w:p w14:paraId="54E6E545" w14:textId="0EFF5164"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2.4.1 LEG Algorithm</w:t>
      </w:r>
    </w:p>
    <w:p w14:paraId="7B7DABD5" w14:textId="0EE4A6E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Given a state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r>
          <w:rPr>
            <w:rFonts w:ascii="Cambria Math" w:hAnsi="Cambria Math" w:cs="Times New Roman"/>
            <w:szCs w:val="21"/>
          </w:rPr>
          <m:t>∈</m:t>
        </m:r>
        <m:sSup>
          <m:sSupPr>
            <m:ctrlPr>
              <w:rPr>
                <w:rFonts w:ascii="Cambria Math" w:hAnsi="Cambria Math" w:cs="Times New Roman"/>
                <w:i/>
                <w:szCs w:val="21"/>
              </w:rPr>
            </m:ctrlPr>
          </m:sSupPr>
          <m:e>
            <m:r>
              <m:rPr>
                <m:scr m:val="double-struck"/>
              </m:rPr>
              <w:rPr>
                <w:rFonts w:ascii="Cambria Math" w:hAnsi="Cambria Math" w:cs="Times New Roman"/>
                <w:szCs w:val="21"/>
              </w:rPr>
              <m:t>R</m:t>
            </m:r>
          </m:e>
          <m:sup>
            <m:r>
              <w:rPr>
                <w:rFonts w:ascii="Cambria Math" w:hAnsi="Cambria Math" w:cs="Times New Roman"/>
                <w:szCs w:val="21"/>
              </w:rPr>
              <m:t>46</m:t>
            </m:r>
          </m:sup>
        </m:sSup>
      </m:oMath>
      <w:r w:rsidRPr="00DD03A0">
        <w:rPr>
          <w:rFonts w:ascii="Times New Roman" w:hAnsi="Times New Roman" w:cs="Times New Roman"/>
          <w:szCs w:val="21"/>
        </w:rPr>
        <w:t xml:space="preserve"> and a learned policy </w:t>
      </w:r>
      <m:oMath>
        <m:r>
          <w:rPr>
            <w:rFonts w:ascii="Cambria Math" w:hAnsi="Cambria Math" w:cs="Times New Roman"/>
            <w:szCs w:val="21"/>
          </w:rPr>
          <m:t>π</m:t>
        </m:r>
      </m:oMath>
      <w:r w:rsidRPr="00DD03A0">
        <w:rPr>
          <w:rFonts w:ascii="Times New Roman" w:hAnsi="Times New Roman" w:cs="Times New Roman"/>
          <w:szCs w:val="21"/>
        </w:rPr>
        <w:t xml:space="preserve"> derived from Q-function </w:t>
      </w:r>
      <m:oMath>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s,a</m:t>
            </m:r>
          </m:e>
        </m:d>
      </m:oMath>
      <w:r w:rsidRPr="00DD03A0">
        <w:rPr>
          <w:rFonts w:ascii="Times New Roman" w:hAnsi="Times New Roman" w:cs="Times New Roman"/>
          <w:szCs w:val="21"/>
        </w:rPr>
        <w:t xml:space="preserve"> as </w:t>
      </w:r>
      <m:oMath>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s</m:t>
            </m:r>
          </m:e>
        </m:d>
        <m:r>
          <w:rPr>
            <w:rFonts w:ascii="Cambria Math" w:hAnsi="Cambria Math" w:cs="Times New Roman"/>
            <w:szCs w:val="21"/>
          </w:rPr>
          <m:t>=</m:t>
        </m:r>
        <m:r>
          <m:rPr>
            <m:nor/>
          </m:rPr>
          <w:rPr>
            <w:rFonts w:ascii="Cambria Math" w:hAnsi="Cambria Math" w:cs="Times New Roman"/>
            <w:szCs w:val="21"/>
          </w:rPr>
          <m:t>arg</m:t>
        </m:r>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r>
                  <w:rPr>
                    <w:rFonts w:ascii="Cambria Math" w:hAnsi="Cambria Math" w:cs="Times New Roman"/>
                    <w:szCs w:val="21"/>
                  </w:rPr>
                  <m:t>a</m:t>
                </m:r>
              </m:lim>
            </m:limLow>
          </m:fName>
          <m:e>
            <m:r>
              <w:rPr>
                <w:rFonts w:ascii="Cambria Math" w:hAnsi="Cambria Math" w:cs="Times New Roman"/>
                <w:szCs w:val="21"/>
              </w:rPr>
              <m:t>Q</m:t>
            </m:r>
            <m:d>
              <m:dPr>
                <m:ctrlPr>
                  <w:rPr>
                    <w:rFonts w:ascii="Cambria Math" w:hAnsi="Cambria Math" w:cs="Times New Roman"/>
                    <w:i/>
                    <w:szCs w:val="21"/>
                  </w:rPr>
                </m:ctrlPr>
              </m:dPr>
              <m:e>
                <m:r>
                  <w:rPr>
                    <w:rFonts w:ascii="Cambria Math" w:hAnsi="Cambria Math" w:cs="Times New Roman"/>
                    <w:szCs w:val="21"/>
                  </w:rPr>
                  <m:t>s,a</m:t>
                </m:r>
              </m:e>
            </m:d>
          </m:e>
        </m:func>
      </m:oMath>
      <w:r w:rsidRPr="00DD03A0">
        <w:rPr>
          <w:rFonts w:ascii="Times New Roman" w:hAnsi="Times New Roman" w:cs="Times New Roman"/>
          <w:szCs w:val="21"/>
        </w:rPr>
        <w:t xml:space="preserve">, LEG estimates the saliency vector </w:t>
      </w:r>
      <m:oMath>
        <m:acc>
          <m:accPr>
            <m:ctrlPr>
              <w:rPr>
                <w:rFonts w:ascii="Cambria Math" w:hAnsi="Cambria Math" w:cs="Times New Roman"/>
                <w:i/>
                <w:szCs w:val="21"/>
              </w:rPr>
            </m:ctrlPr>
          </m:accPr>
          <m:e>
            <m:r>
              <w:rPr>
                <w:rFonts w:ascii="Cambria Math" w:hAnsi="Cambria Math" w:cs="Times New Roman"/>
                <w:szCs w:val="21"/>
              </w:rPr>
              <m:t>γ</m:t>
            </m:r>
            <m:ctrlPr>
              <w:rPr>
                <w:rFonts w:ascii="Cambria Math" w:hAnsi="Cambria Math" w:cs="Times New Roman"/>
                <w:i/>
                <w:noProof/>
                <w:position w:val="-4"/>
                <w:szCs w:val="21"/>
              </w:rPr>
            </m:ctrlPr>
          </m:e>
        </m:acc>
        <m:r>
          <w:rPr>
            <w:rFonts w:ascii="Cambria Math" w:hAnsi="Cambria Math" w:cs="Times New Roman"/>
            <w:szCs w:val="21"/>
          </w:rPr>
          <m:t>∈</m:t>
        </m:r>
        <m:sSup>
          <m:sSupPr>
            <m:ctrlPr>
              <w:rPr>
                <w:rFonts w:ascii="Cambria Math" w:hAnsi="Cambria Math" w:cs="Times New Roman"/>
                <w:i/>
                <w:szCs w:val="21"/>
              </w:rPr>
            </m:ctrlPr>
          </m:sSupPr>
          <m:e>
            <m:r>
              <m:rPr>
                <m:scr m:val="double-struck"/>
              </m:rPr>
              <w:rPr>
                <w:rFonts w:ascii="Cambria Math" w:hAnsi="Cambria Math" w:cs="Times New Roman"/>
                <w:szCs w:val="21"/>
              </w:rPr>
              <m:t>R</m:t>
            </m:r>
          </m:e>
          <m:sup>
            <m:r>
              <w:rPr>
                <w:rFonts w:ascii="Cambria Math" w:hAnsi="Cambria Math" w:cs="Times New Roman"/>
                <w:szCs w:val="21"/>
              </w:rPr>
              <m:t>46</m:t>
            </m:r>
          </m:sup>
        </m:sSup>
      </m:oMath>
      <w:r w:rsidRPr="00DD03A0">
        <w:rPr>
          <w:rFonts w:ascii="Times New Roman" w:hAnsi="Times New Roman" w:cs="Times New Roman"/>
          <w:szCs w:val="21"/>
        </w:rPr>
        <w:t xml:space="preserve"> through the following procedure.</w:t>
      </w:r>
    </w:p>
    <w:p w14:paraId="75695D15" w14:textId="46CAC389" w:rsidR="009B1AE7" w:rsidRPr="00DD03A0" w:rsidRDefault="009B1AE7" w:rsidP="001F04A2">
      <w:pPr>
        <w:ind w:firstLineChars="200" w:firstLine="420"/>
        <w:rPr>
          <w:rFonts w:ascii="Times New Roman" w:hAnsi="Times New Roman" w:cs="Times New Roman"/>
          <w:szCs w:val="21"/>
        </w:rPr>
      </w:pPr>
      <w:r w:rsidRPr="00DD03A0">
        <w:rPr>
          <w:rFonts w:ascii="Times New Roman" w:hAnsi="Times New Roman" w:cs="Times New Roman"/>
          <w:szCs w:val="21"/>
        </w:rPr>
        <w:lastRenderedPageBreak/>
        <w:t xml:space="preserve">For perturbation sampling, we generate </w:t>
      </w:r>
      <w:r w:rsidR="001F04A2" w:rsidRPr="001F04A2">
        <w:rPr>
          <w:rFonts w:ascii="Times New Roman" w:hAnsi="Times New Roman" w:cs="Times New Roman" w:hint="eastAsia"/>
          <w:i/>
          <w:iCs/>
          <w:noProof/>
          <w:position w:val="-3"/>
          <w:szCs w:val="21"/>
        </w:rPr>
        <w:t>n</w:t>
      </w:r>
      <w:r w:rsidR="001F04A2">
        <w:rPr>
          <w:rFonts w:ascii="Times New Roman" w:hAnsi="Times New Roman" w:cs="Times New Roman" w:hint="eastAsia"/>
          <w:noProof/>
          <w:position w:val="-3"/>
          <w:szCs w:val="21"/>
        </w:rPr>
        <w:t xml:space="preserve"> = 1,000</w:t>
      </w:r>
      <w:r w:rsidRPr="00DD03A0">
        <w:rPr>
          <w:rFonts w:ascii="Times New Roman" w:hAnsi="Times New Roman" w:cs="Times New Roman"/>
          <w:szCs w:val="21"/>
        </w:rPr>
        <w:t xml:space="preserve"> random perturbations </w:t>
      </w:r>
      <m:oMath>
        <m:sSub>
          <m:sSubPr>
            <m:ctrlPr>
              <w:rPr>
                <w:rFonts w:ascii="Cambria Math" w:hAnsi="Cambria Math" w:cs="Times New Roman"/>
                <w:i/>
                <w:szCs w:val="21"/>
              </w:rPr>
            </m:ctrlPr>
          </m:sSubPr>
          <m:e>
            <m:r>
              <w:rPr>
                <w:rFonts w:ascii="Cambria Math" w:hAnsi="Cambria Math" w:cs="Times New Roman"/>
                <w:szCs w:val="21"/>
              </w:rPr>
              <m:t>Z</m:t>
            </m:r>
          </m:e>
          <m:sub>
            <m:r>
              <w:rPr>
                <w:rFonts w:ascii="Cambria Math" w:hAnsi="Cambria Math" w:cs="Times New Roman"/>
                <w:szCs w:val="21"/>
              </w:rPr>
              <m:t>i</m:t>
            </m:r>
          </m:sub>
        </m:sSub>
        <m:r>
          <w:rPr>
            <w:rFonts w:ascii="Cambria Math" w:hAnsi="Cambria Math" w:cs="Times New Roman"/>
            <w:szCs w:val="21"/>
          </w:rPr>
          <m:t>~N</m:t>
        </m:r>
        <m:d>
          <m:dPr>
            <m:ctrlPr>
              <w:rPr>
                <w:rFonts w:ascii="Cambria Math" w:hAnsi="Cambria Math" w:cs="Times New Roman"/>
                <w:i/>
                <w:szCs w:val="21"/>
              </w:rPr>
            </m:ctrlPr>
          </m:dPr>
          <m:e>
            <m:r>
              <w:rPr>
                <w:rFonts w:ascii="Cambria Math" w:hAnsi="Cambria Math" w:cs="Times New Roman"/>
                <w:szCs w:val="21"/>
              </w:rPr>
              <m:t>0,</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2</m:t>
                </m:r>
              </m:sup>
            </m:sSup>
            <m:r>
              <w:rPr>
                <w:rFonts w:ascii="Cambria Math" w:hAnsi="Cambria Math" w:cs="Times New Roman"/>
                <w:szCs w:val="21"/>
              </w:rPr>
              <m:t>I</m:t>
            </m:r>
          </m:e>
        </m:d>
      </m:oMath>
      <w:r w:rsidRPr="00DD03A0">
        <w:rPr>
          <w:rFonts w:ascii="Times New Roman" w:hAnsi="Times New Roman" w:cs="Times New Roman"/>
          <w:szCs w:val="21"/>
        </w:rPr>
        <w:t xml:space="preserve"> with </w:t>
      </w:r>
      <m:oMath>
        <m:r>
          <w:rPr>
            <w:rFonts w:ascii="Cambria Math" w:hAnsi="Cambria Math" w:cs="Times New Roman"/>
            <w:szCs w:val="21"/>
          </w:rPr>
          <m:t>σ=0.1</m:t>
        </m:r>
      </m:oMath>
      <w:r w:rsidRPr="00DD03A0">
        <w:rPr>
          <w:rFonts w:ascii="Times New Roman" w:hAnsi="Times New Roman" w:cs="Times New Roman"/>
          <w:szCs w:val="21"/>
        </w:rPr>
        <w:t>, producing perturbed states:</w:t>
      </w:r>
    </w:p>
    <w:p w14:paraId="6624E6A9" w14:textId="02CE7E2A" w:rsidR="009B1AE7" w:rsidRPr="00DD03A0" w:rsidRDefault="00000000" w:rsidP="00E4706F">
      <w:pPr>
        <w:rPr>
          <w:rFonts w:ascii="Times New Roman" w:hAnsi="Times New Roman" w:cs="Times New Roman"/>
          <w:szCs w:val="21"/>
        </w:rPr>
      </w:pPr>
      <m:oMathPara>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i</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Z</m:t>
              </m:r>
            </m:e>
            <m:sub>
              <m:r>
                <w:rPr>
                  <w:rFonts w:ascii="Cambria Math" w:hAnsi="Cambria Math" w:cs="Times New Roman"/>
                  <w:szCs w:val="21"/>
                </w:rPr>
                <m:t>i</m:t>
              </m:r>
            </m:sub>
          </m:sSub>
          <m:r>
            <w:rPr>
              <w:rFonts w:ascii="Cambria Math" w:hAnsi="Cambria Math" w:cs="Times New Roman"/>
              <w:noProof/>
              <w:szCs w:val="21"/>
            </w:rPr>
            <m:t>, i=1,…,n</m:t>
          </m:r>
        </m:oMath>
      </m:oMathPara>
    </w:p>
    <w:p w14:paraId="7A19FB70" w14:textId="6BBC340A"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apply perturbations only to continuous features, excluding categorical variables such as gender and race to prevent semantically invalid states. Perturbed values are clipped to physiologically plausible ranges when domain knowledge is available, for example</w:t>
      </w:r>
      <w:r w:rsidR="001F04A2">
        <w:rPr>
          <w:rFonts w:ascii="Times New Roman" w:hAnsi="Times New Roman" w:cs="Times New Roman"/>
          <w:szCs w:val="21"/>
        </w:rPr>
        <w:t>,</w:t>
      </w:r>
      <w:r w:rsidRPr="00DD03A0">
        <w:rPr>
          <w:rFonts w:ascii="Times New Roman" w:hAnsi="Times New Roman" w:cs="Times New Roman"/>
          <w:szCs w:val="21"/>
        </w:rPr>
        <w:t xml:space="preserve"> systolic blood pressure in the range of 50 to 250 mmHg.</w:t>
      </w:r>
    </w:p>
    <w:p w14:paraId="306EAE22" w14:textId="02A710D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For Q-value evaluation, we compute the Q-value change for each perturbed state </w:t>
      </w:r>
      <m:oMath>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i</m:t>
            </m:r>
          </m:sub>
        </m:sSub>
      </m:oMath>
      <w:r w:rsidR="00C050EE" w:rsidRPr="00DD03A0">
        <w:rPr>
          <w:rFonts w:ascii="Times New Roman" w:hAnsi="Times New Roman" w:cs="Times New Roman"/>
          <w:szCs w:val="21"/>
        </w:rPr>
        <w:t xml:space="preserve"> </w:t>
      </w:r>
      <w:r w:rsidRPr="00DD03A0">
        <w:rPr>
          <w:rFonts w:ascii="Times New Roman" w:hAnsi="Times New Roman" w:cs="Times New Roman"/>
          <w:szCs w:val="21"/>
        </w:rPr>
        <w:t xml:space="preserve">and the selected action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0</m:t>
            </m:r>
          </m:sub>
        </m:sSub>
        <m:r>
          <w:rPr>
            <w:rFonts w:ascii="Cambria Math" w:hAnsi="Cambria Math" w:cs="Times New Roman"/>
            <w:szCs w:val="21"/>
          </w:rPr>
          <m:t>=π</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e>
        </m:d>
      </m:oMath>
      <w:r w:rsidR="003C117D">
        <w:rPr>
          <w:rFonts w:ascii="Times New Roman" w:hAnsi="Times New Roman" w:cs="Times New Roman"/>
          <w:szCs w:val="21"/>
        </w:rPr>
        <w:t>:</w:t>
      </w:r>
    </w:p>
    <w:p w14:paraId="211B2007" w14:textId="09FAAB37" w:rsidR="009B1AE7" w:rsidRPr="00DD03A0" w:rsidRDefault="00000000" w:rsidP="00E4706F">
      <w:pPr>
        <w:rPr>
          <w:rFonts w:ascii="Times New Roman" w:hAnsi="Times New Roman" w:cs="Times New Roman"/>
          <w:szCs w:val="21"/>
        </w:rPr>
      </w:pPr>
      <m:oMathPara>
        <m:oMath>
          <m:acc>
            <m:accPr>
              <m:ctrlPr>
                <w:rPr>
                  <w:rFonts w:ascii="Cambria Math" w:hAnsi="Cambria Math" w:cs="Times New Roman"/>
                  <w:i/>
                  <w:szCs w:val="21"/>
                </w:rPr>
              </m:ctrlPr>
            </m:accPr>
            <m:e>
              <m:r>
                <w:rPr>
                  <w:rFonts w:ascii="Cambria Math" w:hAnsi="Cambria Math" w:cs="Times New Roman"/>
                  <w:szCs w:val="21"/>
                </w:rPr>
                <m:t>γ</m:t>
              </m:r>
              <m:ctrlPr>
                <w:rPr>
                  <w:rFonts w:ascii="Cambria Math" w:hAnsi="Cambria Math" w:cs="Times New Roman"/>
                  <w:i/>
                  <w:noProof/>
                  <w:position w:val="-11"/>
                  <w:szCs w:val="21"/>
                </w:rPr>
              </m:ctrlPr>
            </m:e>
          </m:acc>
          <m:r>
            <w:rPr>
              <w:rFonts w:ascii="Cambria Math" w:hAnsi="Cambria Math" w:cs="Times New Roman"/>
              <w:szCs w:val="21"/>
            </w:rPr>
            <m:t>=Q</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i</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0</m:t>
                  </m:r>
                </m:sub>
              </m:sSub>
            </m:e>
          </m:d>
          <m:r>
            <w:rPr>
              <w:rFonts w:ascii="Cambria Math" w:hAnsi="Cambria Math" w:cs="Times New Roman"/>
              <w:szCs w:val="21"/>
            </w:rPr>
            <m:t>-Q</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0</m:t>
                  </m:r>
                </m:sub>
              </m:sSub>
            </m:e>
          </m:d>
        </m:oMath>
      </m:oMathPara>
    </w:p>
    <w:p w14:paraId="38002675" w14:textId="7C3D589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This measures how perturbations affect the expected return when following the policy</w:t>
      </w:r>
      <w:r w:rsidR="007E251F">
        <w:rPr>
          <w:rFonts w:ascii="Times New Roman" w:hAnsi="Times New Roman" w:cs="Times New Roman"/>
          <w:szCs w:val="21"/>
        </w:rPr>
        <w:t>’</w:t>
      </w:r>
      <w:r w:rsidRPr="00DD03A0">
        <w:rPr>
          <w:rFonts w:ascii="Times New Roman" w:hAnsi="Times New Roman" w:cs="Times New Roman"/>
          <w:szCs w:val="21"/>
        </w:rPr>
        <w:t>s chosen action, capturing the Q-function</w:t>
      </w:r>
      <w:r w:rsidR="007E251F">
        <w:rPr>
          <w:rFonts w:ascii="Times New Roman" w:hAnsi="Times New Roman" w:cs="Times New Roman"/>
          <w:szCs w:val="21"/>
        </w:rPr>
        <w:t>’</w:t>
      </w:r>
      <w:r w:rsidRPr="00DD03A0">
        <w:rPr>
          <w:rFonts w:ascii="Times New Roman" w:hAnsi="Times New Roman" w:cs="Times New Roman"/>
          <w:szCs w:val="21"/>
        </w:rPr>
        <w:t>s sensitivity to each feature.</w:t>
      </w:r>
    </w:p>
    <w:p w14:paraId="63C7A990" w14:textId="394E9E94"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For ridge regression, we compute the sample covariance matrix of perturbations and add ridge regularization for numerical stability:</w:t>
      </w:r>
    </w:p>
    <w:p w14:paraId="7DC0F444" w14:textId="70E3B8DF" w:rsidR="009B1AE7" w:rsidRPr="00DD03A0" w:rsidRDefault="003C117D" w:rsidP="00E4706F">
      <w:pPr>
        <w:rPr>
          <w:rFonts w:ascii="Times New Roman" w:hAnsi="Times New Roman" w:cs="Times New Roman"/>
          <w:szCs w:val="21"/>
        </w:rPr>
      </w:pPr>
      <m:oMathPara>
        <m:oMath>
          <m:r>
            <w:rPr>
              <w:rFonts w:ascii="Cambria Math" w:hAnsi="Cambria Math" w:cs="Times New Roman"/>
              <w:szCs w:val="21"/>
            </w:rPr>
            <m:t>Z=</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n</m:t>
              </m:r>
            </m:den>
          </m:f>
          <m:sSup>
            <m:sSupPr>
              <m:ctrlPr>
                <w:rPr>
                  <w:rFonts w:ascii="Cambria Math" w:hAnsi="Cambria Math" w:cs="Times New Roman"/>
                  <w:i/>
                  <w:szCs w:val="21"/>
                </w:rPr>
              </m:ctrlPr>
            </m:sSupPr>
            <m:e>
              <m:r>
                <w:rPr>
                  <w:rFonts w:ascii="Cambria Math" w:hAnsi="Cambria Math" w:cs="Times New Roman"/>
                  <w:szCs w:val="21"/>
                </w:rPr>
                <m:t>Z</m:t>
              </m:r>
            </m:e>
            <m:sup>
              <m:r>
                <w:rPr>
                  <w:rFonts w:ascii="Cambria Math" w:hAnsi="Cambria Math" w:cs="Times New Roman"/>
                  <w:szCs w:val="21"/>
                </w:rPr>
                <m:t>T</m:t>
              </m:r>
            </m:sup>
          </m:sSup>
          <m:r>
            <w:rPr>
              <w:rFonts w:ascii="Cambria Math" w:hAnsi="Cambria Math" w:cs="Times New Roman"/>
              <w:szCs w:val="21"/>
            </w:rPr>
            <m:t>Z+λI, λ=</m:t>
          </m:r>
          <m:sSup>
            <m:sSupPr>
              <m:ctrlPr>
                <w:rPr>
                  <w:rFonts w:ascii="Cambria Math" w:hAnsi="Cambria Math" w:cs="Times New Roman"/>
                  <w:i/>
                  <w:szCs w:val="21"/>
                </w:rPr>
              </m:ctrlPr>
            </m:sSupPr>
            <m:e>
              <m:r>
                <w:rPr>
                  <w:rFonts w:ascii="Cambria Math" w:hAnsi="Cambria Math" w:cs="Times New Roman"/>
                  <w:szCs w:val="21"/>
                </w:rPr>
                <m:t>10</m:t>
              </m:r>
            </m:e>
            <m:sup>
              <m:r>
                <w:rPr>
                  <w:rFonts w:ascii="Cambria Math" w:hAnsi="Cambria Math" w:cs="Times New Roman"/>
                  <w:szCs w:val="21"/>
                </w:rPr>
                <m:t>-6</m:t>
              </m:r>
            </m:sup>
          </m:sSup>
        </m:oMath>
      </m:oMathPara>
    </w:p>
    <w:p w14:paraId="7ECF4D0E" w14:textId="51D598C2"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where </w:t>
      </w:r>
      <m:oMath>
        <m:r>
          <w:rPr>
            <w:rFonts w:ascii="Cambria Math" w:hAnsi="Cambria Math" w:cs="Times New Roman"/>
            <w:szCs w:val="21"/>
          </w:rPr>
          <m:t>Z∈</m:t>
        </m:r>
        <m:sSup>
          <m:sSupPr>
            <m:ctrlPr>
              <w:rPr>
                <w:rFonts w:ascii="Cambria Math" w:hAnsi="Cambria Math" w:cs="Times New Roman"/>
                <w:i/>
                <w:szCs w:val="21"/>
              </w:rPr>
            </m:ctrlPr>
          </m:sSupPr>
          <m:e>
            <m:r>
              <m:rPr>
                <m:scr m:val="double-struck"/>
              </m:rPr>
              <w:rPr>
                <w:rFonts w:ascii="Cambria Math" w:hAnsi="Cambria Math" w:cs="Times New Roman"/>
                <w:szCs w:val="21"/>
              </w:rPr>
              <m:t>R</m:t>
            </m:r>
          </m:e>
          <m:sup>
            <m:r>
              <w:rPr>
                <w:rFonts w:ascii="Cambria Math" w:hAnsi="Cambria Math" w:cs="Times New Roman"/>
                <w:szCs w:val="21"/>
              </w:rPr>
              <m:t>n×46</m:t>
            </m:r>
          </m:sup>
        </m:sSup>
      </m:oMath>
      <w:r w:rsidRPr="00DD03A0">
        <w:rPr>
          <w:rFonts w:ascii="Times New Roman" w:hAnsi="Times New Roman" w:cs="Times New Roman"/>
          <w:szCs w:val="21"/>
        </w:rPr>
        <w:t xml:space="preserve"> is the matrix of all perturbations. The ridge term prevents singularity when features are correlated, which is common in medical data.</w:t>
      </w:r>
    </w:p>
    <w:p w14:paraId="71CC1B80"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For gradient estimation, we estimate the saliency vector via the closed-form ridge regression solution:</w:t>
      </w:r>
    </w:p>
    <w:p w14:paraId="7AABA3A2" w14:textId="6D3F25E5" w:rsidR="009B1AE7" w:rsidRPr="00DD03A0" w:rsidRDefault="00000000" w:rsidP="00E4706F">
      <w:pPr>
        <w:rPr>
          <w:rFonts w:ascii="Times New Roman" w:hAnsi="Times New Roman" w:cs="Times New Roman"/>
          <w:szCs w:val="21"/>
        </w:rPr>
      </w:pPr>
      <m:oMathPara>
        <m:oMath>
          <m:acc>
            <m:accPr>
              <m:ctrlPr>
                <w:rPr>
                  <w:rFonts w:ascii="Cambria Math" w:hAnsi="Cambria Math" w:cs="Times New Roman"/>
                  <w:i/>
                  <w:szCs w:val="21"/>
                </w:rPr>
              </m:ctrlPr>
            </m:accPr>
            <m:e>
              <m:r>
                <w:rPr>
                  <w:rFonts w:ascii="Cambria Math" w:hAnsi="Cambria Math" w:cs="Times New Roman"/>
                  <w:szCs w:val="21"/>
                </w:rPr>
                <m:t>γ</m:t>
              </m:r>
              <m:ctrlPr>
                <w:rPr>
                  <w:rFonts w:ascii="Cambria Math" w:hAnsi="Cambria Math" w:cs="Times New Roman"/>
                  <w:i/>
                  <w:noProof/>
                  <w:position w:val="-21"/>
                  <w:szCs w:val="21"/>
                </w:rPr>
              </m:ctrlPr>
            </m:e>
          </m:acc>
          <m:r>
            <w:rPr>
              <w:rFonts w:ascii="Cambria Math" w:hAnsi="Cambria Math" w:cs="Times New Roman"/>
              <w:szCs w:val="21"/>
            </w:rPr>
            <m:t>=</m:t>
          </m:r>
          <m:sSup>
            <m:sSupPr>
              <m:ctrlPr>
                <w:rPr>
                  <w:rFonts w:ascii="Cambria Math" w:hAnsi="Cambria Math" w:cs="Times New Roman"/>
                  <w:i/>
                  <w:szCs w:val="21"/>
                </w:rPr>
              </m:ctrlPr>
            </m:sSupPr>
            <m:e>
              <m:r>
                <m:rPr>
                  <m:sty m:val="p"/>
                </m:rPr>
                <w:rPr>
                  <w:rFonts w:ascii="Cambria Math" w:hAnsi="Cambria Math" w:cs="Times New Roman"/>
                  <w:szCs w:val="21"/>
                </w:rPr>
                <m:t>Σ</m:t>
              </m:r>
              <m:ctrlPr>
                <w:rPr>
                  <w:rFonts w:ascii="Cambria Math" w:hAnsi="Cambria Math" w:cs="Times New Roman"/>
                  <w:szCs w:val="21"/>
                </w:rPr>
              </m:ctrlPr>
            </m:e>
            <m:sup>
              <m:r>
                <w:rPr>
                  <w:rFonts w:ascii="Cambria Math" w:hAnsi="Cambria Math" w:cs="Times New Roman"/>
                  <w:szCs w:val="21"/>
                </w:rPr>
                <m:t>-1</m:t>
              </m:r>
            </m:sup>
          </m:sSup>
          <m:d>
            <m:dPr>
              <m:ctrlPr>
                <w:rPr>
                  <w:rFonts w:ascii="Cambria Math" w:hAnsi="Cambria Math" w:cs="Times New Roman"/>
                  <w:i/>
                  <w:szCs w:val="21"/>
                </w:rPr>
              </m:ctrlPr>
            </m:dPr>
            <m:e>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n</m:t>
                  </m:r>
                </m:den>
              </m:f>
              <m:nary>
                <m:naryPr>
                  <m:chr m:val="∑"/>
                  <m:limLoc m:val="undOvr"/>
                  <m:ctrlPr>
                    <w:rPr>
                      <w:rFonts w:ascii="Cambria Math" w:hAnsi="Cambria Math" w:cs="Times New Roman"/>
                      <w:i/>
                      <w:szCs w:val="21"/>
                    </w:rPr>
                  </m:ctrlPr>
                </m:naryPr>
                <m:sub>
                  <m:r>
                    <w:rPr>
                      <w:rFonts w:ascii="Cambria Math" w:hAnsi="Cambria Math" w:cs="Times New Roman"/>
                      <w:szCs w:val="21"/>
                    </w:rPr>
                    <m:t>i=1</m:t>
                  </m:r>
                </m:sub>
                <m:sup>
                  <m:r>
                    <w:rPr>
                      <w:rFonts w:ascii="Cambria Math" w:hAnsi="Cambria Math" w:cs="Times New Roman"/>
                      <w:szCs w:val="21"/>
                    </w:rPr>
                    <m:t>n</m:t>
                  </m:r>
                </m:sup>
                <m:e>
                  <m:acc>
                    <m:accPr>
                      <m:ctrlPr>
                        <w:rPr>
                          <w:rFonts w:ascii="Cambria Math" w:hAnsi="Cambria Math" w:cs="Times New Roman"/>
                          <w:i/>
                          <w:szCs w:val="21"/>
                        </w:rPr>
                      </m:ctrlPr>
                    </m:accPr>
                    <m:e>
                      <m:sSub>
                        <m:sSubPr>
                          <m:ctrlPr>
                            <w:rPr>
                              <w:rFonts w:ascii="Cambria Math" w:hAnsi="Cambria Math" w:cs="Times New Roman"/>
                              <w:i/>
                              <w:szCs w:val="21"/>
                            </w:rPr>
                          </m:ctrlPr>
                        </m:sSubPr>
                        <m:e>
                          <m:r>
                            <w:rPr>
                              <w:rFonts w:ascii="Cambria Math" w:hAnsi="Cambria Math" w:cs="Times New Roman"/>
                              <w:szCs w:val="21"/>
                            </w:rPr>
                            <m:t>y</m:t>
                          </m:r>
                        </m:e>
                        <m:sub>
                          <m:r>
                            <w:rPr>
                              <w:rFonts w:ascii="Cambria Math" w:hAnsi="Cambria Math" w:cs="Times New Roman"/>
                              <w:szCs w:val="21"/>
                            </w:rPr>
                            <m:t>i</m:t>
                          </m:r>
                        </m:sub>
                      </m:sSub>
                    </m:e>
                  </m:acc>
                  <m:sSub>
                    <m:sSubPr>
                      <m:ctrlPr>
                        <w:rPr>
                          <w:rFonts w:ascii="Cambria Math" w:hAnsi="Cambria Math" w:cs="Times New Roman"/>
                          <w:i/>
                          <w:szCs w:val="21"/>
                        </w:rPr>
                      </m:ctrlPr>
                    </m:sSubPr>
                    <m:e>
                      <m:r>
                        <w:rPr>
                          <w:rFonts w:ascii="Cambria Math" w:hAnsi="Cambria Math" w:cs="Times New Roman"/>
                          <w:szCs w:val="21"/>
                        </w:rPr>
                        <m:t>Z</m:t>
                      </m:r>
                    </m:e>
                    <m:sub>
                      <m:r>
                        <w:rPr>
                          <w:rFonts w:ascii="Cambria Math" w:hAnsi="Cambria Math" w:cs="Times New Roman"/>
                          <w:szCs w:val="21"/>
                        </w:rPr>
                        <m:t>i</m:t>
                      </m:r>
                    </m:sub>
                  </m:sSub>
                </m:e>
              </m:nary>
            </m:e>
          </m:d>
          <m:r>
            <w:rPr>
              <w:rFonts w:ascii="Cambria Math" w:hAnsi="Cambria Math" w:cs="Times New Roman"/>
              <w:szCs w:val="21"/>
            </w:rPr>
            <m:t>=</m:t>
          </m:r>
          <m:sSup>
            <m:sSupPr>
              <m:ctrlPr>
                <w:rPr>
                  <w:rFonts w:ascii="Cambria Math" w:hAnsi="Cambria Math" w:cs="Times New Roman"/>
                  <w:i/>
                  <w:szCs w:val="21"/>
                </w:rPr>
              </m:ctrlPr>
            </m:sSupPr>
            <m:e>
              <m:r>
                <w:rPr>
                  <w:rFonts w:ascii="Cambria Math" w:hAnsi="Cambria Math" w:cs="Times New Roman"/>
                  <w:szCs w:val="21"/>
                </w:rPr>
                <m:t>σ</m:t>
              </m:r>
            </m:e>
            <m:sup>
              <m:r>
                <w:rPr>
                  <w:rFonts w:ascii="Cambria Math" w:hAnsi="Cambria Math" w:cs="Times New Roman"/>
                  <w:szCs w:val="21"/>
                </w:rPr>
                <m:t>-1</m:t>
              </m:r>
            </m:sup>
          </m:sSup>
          <m:d>
            <m:dPr>
              <m:ctrlPr>
                <w:rPr>
                  <w:rFonts w:ascii="Cambria Math" w:hAnsi="Cambria Math" w:cs="Times New Roman"/>
                  <w:i/>
                  <w:szCs w:val="21"/>
                </w:rPr>
              </m:ctrlPr>
            </m:dPr>
            <m:e>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n</m:t>
                  </m:r>
                </m:den>
              </m:f>
              <m:sSup>
                <m:sSupPr>
                  <m:ctrlPr>
                    <w:rPr>
                      <w:rFonts w:ascii="Cambria Math" w:hAnsi="Cambria Math" w:cs="Times New Roman"/>
                      <w:i/>
                      <w:szCs w:val="21"/>
                    </w:rPr>
                  </m:ctrlPr>
                </m:sSupPr>
                <m:e>
                  <m:r>
                    <w:rPr>
                      <w:rFonts w:ascii="Cambria Math" w:hAnsi="Cambria Math" w:cs="Times New Roman"/>
                      <w:szCs w:val="21"/>
                    </w:rPr>
                    <m:t>Z</m:t>
                  </m:r>
                </m:e>
                <m:sup>
                  <m:r>
                    <w:rPr>
                      <w:rFonts w:ascii="Cambria Math" w:hAnsi="Cambria Math" w:cs="Times New Roman"/>
                      <w:szCs w:val="21"/>
                    </w:rPr>
                    <m:t>T</m:t>
                  </m:r>
                </m:sup>
              </m:sSup>
              <m:r>
                <w:rPr>
                  <w:rFonts w:ascii="Cambria Math" w:hAnsi="Cambria Math" w:cs="Times New Roman"/>
                  <w:szCs w:val="21"/>
                </w:rPr>
                <m:t xml:space="preserve"> </m:t>
              </m:r>
              <m:acc>
                <m:accPr>
                  <m:ctrlPr>
                    <w:rPr>
                      <w:rFonts w:ascii="Cambria Math" w:hAnsi="Cambria Math" w:cs="Times New Roman"/>
                      <w:i/>
                      <w:szCs w:val="21"/>
                    </w:rPr>
                  </m:ctrlPr>
                </m:accPr>
                <m:e>
                  <m:r>
                    <w:rPr>
                      <w:rFonts w:ascii="Cambria Math" w:hAnsi="Cambria Math" w:cs="Times New Roman"/>
                      <w:szCs w:val="21"/>
                    </w:rPr>
                    <m:t>y</m:t>
                  </m:r>
                </m:e>
              </m:acc>
            </m:e>
          </m:d>
        </m:oMath>
      </m:oMathPara>
    </w:p>
    <w:p w14:paraId="25B187F2" w14:textId="26C4A12E"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where </w:t>
      </w:r>
      <m:oMath>
        <m:acc>
          <m:accPr>
            <m:ctrlPr>
              <w:rPr>
                <w:rFonts w:ascii="Cambria Math" w:hAnsi="Cambria Math" w:cs="Times New Roman"/>
                <w:i/>
                <w:szCs w:val="21"/>
              </w:rPr>
            </m:ctrlPr>
          </m:accPr>
          <m:e>
            <m:r>
              <w:rPr>
                <w:rFonts w:ascii="Cambria Math" w:hAnsi="Cambria Math" w:cs="Times New Roman"/>
                <w:szCs w:val="21"/>
              </w:rPr>
              <m:t>y</m:t>
            </m:r>
            <m:ctrlPr>
              <w:rPr>
                <w:rFonts w:ascii="Cambria Math" w:hAnsi="Cambria Math" w:cs="Times New Roman"/>
                <w:i/>
                <w:noProof/>
                <w:position w:val="-11"/>
                <w:szCs w:val="21"/>
              </w:rPr>
            </m:ctrlPr>
          </m:e>
        </m:acc>
        <m:r>
          <w:rPr>
            <w:rFonts w:ascii="Cambria Math" w:hAnsi="Cambria Math" w:cs="Times New Roman"/>
            <w:szCs w:val="21"/>
          </w:rPr>
          <m:t>=</m:t>
        </m:r>
        <m:sSup>
          <m:sSupPr>
            <m:ctrlPr>
              <w:rPr>
                <w:rFonts w:ascii="Cambria Math" w:hAnsi="Cambria Math" w:cs="Times New Roman"/>
                <w:i/>
                <w:szCs w:val="21"/>
              </w:rPr>
            </m:ctrlPr>
          </m:sSupPr>
          <m:e>
            <m:d>
              <m:dPr>
                <m:begChr m:val="["/>
                <m:endChr m:val="]"/>
                <m:ctrlPr>
                  <w:rPr>
                    <w:rFonts w:ascii="Cambria Math" w:hAnsi="Cambria Math" w:cs="Times New Roman"/>
                    <w:i/>
                    <w:szCs w:val="21"/>
                  </w:rPr>
                </m:ctrlPr>
              </m:dPr>
              <m:e>
                <m:sSub>
                  <m:sSubPr>
                    <m:ctrlPr>
                      <w:rPr>
                        <w:rFonts w:ascii="Cambria Math" w:hAnsi="Cambria Math" w:cs="Times New Roman"/>
                        <w:i/>
                        <w:szCs w:val="21"/>
                      </w:rPr>
                    </m:ctrlPr>
                  </m:sSubPr>
                  <m:e>
                    <m:acc>
                      <m:accPr>
                        <m:ctrlPr>
                          <w:rPr>
                            <w:rFonts w:ascii="Cambria Math" w:hAnsi="Cambria Math" w:cs="Times New Roman"/>
                            <w:i/>
                            <w:szCs w:val="21"/>
                          </w:rPr>
                        </m:ctrlPr>
                      </m:accPr>
                      <m:e>
                        <m:r>
                          <w:rPr>
                            <w:rFonts w:ascii="Cambria Math" w:hAnsi="Cambria Math" w:cs="Times New Roman"/>
                            <w:szCs w:val="21"/>
                          </w:rPr>
                          <m:t>y</m:t>
                        </m:r>
                      </m:e>
                    </m:acc>
                  </m:e>
                  <m:sub>
                    <m:r>
                      <w:rPr>
                        <w:rFonts w:ascii="Cambria Math" w:hAnsi="Cambria Math" w:cs="Times New Roman"/>
                        <w:szCs w:val="21"/>
                      </w:rPr>
                      <m:t>1</m:t>
                    </m:r>
                  </m:sub>
                </m:sSub>
                <m:r>
                  <w:rPr>
                    <w:rFonts w:ascii="Cambria Math" w:hAnsi="Cambria Math" w:cs="Times New Roman"/>
                    <w:szCs w:val="21"/>
                  </w:rPr>
                  <m:t>,…,</m:t>
                </m:r>
                <m:sSub>
                  <m:sSubPr>
                    <m:ctrlPr>
                      <w:rPr>
                        <w:rFonts w:ascii="Cambria Math" w:hAnsi="Cambria Math" w:cs="Times New Roman"/>
                        <w:i/>
                        <w:szCs w:val="21"/>
                      </w:rPr>
                    </m:ctrlPr>
                  </m:sSubPr>
                  <m:e>
                    <m:acc>
                      <m:accPr>
                        <m:ctrlPr>
                          <w:rPr>
                            <w:rFonts w:ascii="Cambria Math" w:hAnsi="Cambria Math" w:cs="Times New Roman"/>
                            <w:i/>
                            <w:szCs w:val="21"/>
                          </w:rPr>
                        </m:ctrlPr>
                      </m:accPr>
                      <m:e>
                        <m:r>
                          <w:rPr>
                            <w:rFonts w:ascii="Cambria Math" w:hAnsi="Cambria Math" w:cs="Times New Roman"/>
                            <w:szCs w:val="21"/>
                          </w:rPr>
                          <m:t>y</m:t>
                        </m:r>
                      </m:e>
                    </m:acc>
                  </m:e>
                  <m:sub>
                    <m:r>
                      <w:rPr>
                        <w:rFonts w:ascii="Cambria Math" w:hAnsi="Cambria Math" w:cs="Times New Roman"/>
                        <w:szCs w:val="21"/>
                      </w:rPr>
                      <m:t>n</m:t>
                    </m:r>
                  </m:sub>
                </m:sSub>
              </m:e>
            </m:d>
          </m:e>
          <m:sup>
            <m:r>
              <w:rPr>
                <w:rFonts w:ascii="Cambria Math" w:hAnsi="Cambria Math" w:cs="Times New Roman"/>
                <w:szCs w:val="21"/>
              </w:rPr>
              <m:t>T</m:t>
            </m:r>
          </m:sup>
        </m:sSup>
      </m:oMath>
      <w:r w:rsidRPr="00DD03A0">
        <w:rPr>
          <w:rFonts w:ascii="Times New Roman" w:hAnsi="Times New Roman" w:cs="Times New Roman"/>
          <w:szCs w:val="21"/>
        </w:rPr>
        <w:t xml:space="preserve">. Each element </w:t>
      </w:r>
      <m:oMath>
        <m:sSub>
          <m:sSubPr>
            <m:ctrlPr>
              <w:rPr>
                <w:rFonts w:ascii="Cambria Math" w:hAnsi="Cambria Math" w:cs="Times New Roman"/>
                <w:i/>
                <w:szCs w:val="21"/>
              </w:rPr>
            </m:ctrlPr>
          </m:sSubPr>
          <m:e>
            <m:acc>
              <m:accPr>
                <m:ctrlPr>
                  <w:rPr>
                    <w:rFonts w:ascii="Cambria Math" w:hAnsi="Cambria Math" w:cs="Times New Roman"/>
                    <w:i/>
                    <w:szCs w:val="21"/>
                  </w:rPr>
                </m:ctrlPr>
              </m:accPr>
              <m:e>
                <m:r>
                  <w:rPr>
                    <w:rFonts w:ascii="Cambria Math" w:hAnsi="Cambria Math" w:cs="Times New Roman"/>
                    <w:szCs w:val="21"/>
                  </w:rPr>
                  <m:t>γ</m:t>
                </m:r>
                <m:ctrlPr>
                  <w:rPr>
                    <w:rFonts w:ascii="Cambria Math" w:hAnsi="Cambria Math" w:cs="Times New Roman"/>
                    <w:i/>
                    <w:noProof/>
                    <w:position w:val="-14"/>
                    <w:szCs w:val="21"/>
                  </w:rPr>
                </m:ctrlPr>
              </m:e>
            </m:acc>
          </m:e>
          <m:sub>
            <m:r>
              <w:rPr>
                <w:rFonts w:ascii="Cambria Math" w:hAnsi="Cambria Math" w:cs="Times New Roman"/>
                <w:szCs w:val="21"/>
              </w:rPr>
              <m:t>j</m:t>
            </m:r>
          </m:sub>
        </m:sSub>
      </m:oMath>
      <w:r w:rsidRPr="00DD03A0">
        <w:rPr>
          <w:rFonts w:ascii="Times New Roman" w:hAnsi="Times New Roman" w:cs="Times New Roman"/>
          <w:szCs w:val="21"/>
        </w:rPr>
        <w:t xml:space="preserve"> quantifies the marginal contribution of feature </w:t>
      </w:r>
      <w:r w:rsidR="00C050EE" w:rsidRPr="00DD03A0">
        <w:rPr>
          <w:rFonts w:ascii="Times New Roman" w:hAnsi="Times New Roman" w:cs="Times New Roman"/>
          <w:i/>
          <w:iCs/>
          <w:szCs w:val="21"/>
        </w:rPr>
        <w:t>j</w:t>
      </w:r>
      <w:r w:rsidRPr="00DD03A0">
        <w:rPr>
          <w:rFonts w:ascii="Times New Roman" w:hAnsi="Times New Roman" w:cs="Times New Roman"/>
          <w:szCs w:val="21"/>
        </w:rPr>
        <w:t xml:space="preserve"> to the Q-value. Positive values indicate that increasing the feature increases expected return, while negative values suggest the opposite.</w:t>
      </w:r>
    </w:p>
    <w:p w14:paraId="6C496687" w14:textId="2377444D"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2.4.2 State Selection and Analysis Protocol</w:t>
      </w:r>
    </w:p>
    <w:p w14:paraId="321F46FC" w14:textId="484DFC9A"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apply LEG to all 6 algorithms, namely BC, CQL, DQN, DDQN-Attention, DDQN-Residual, and SAC, using identical parameters for fair comparison. For each algorithm, we analyze 10 representative states sampled from the gym-sepsis environment </w:t>
      </w:r>
      <w:r w:rsidR="009B3AF4">
        <w:rPr>
          <w:rFonts w:ascii="Times New Roman" w:hAnsi="Times New Roman" w:cs="Times New Roman" w:hint="eastAsia"/>
          <w:szCs w:val="21"/>
        </w:rPr>
        <w:t>using the environment reset function</w:t>
      </w:r>
      <w:r w:rsidRPr="00DD03A0">
        <w:rPr>
          <w:rFonts w:ascii="Times New Roman" w:hAnsi="Times New Roman" w:cs="Times New Roman"/>
          <w:szCs w:val="21"/>
        </w:rPr>
        <w:t>, ensuring coverage across SOFA severity levels</w:t>
      </w:r>
      <w:r w:rsidR="00651AC7" w:rsidRPr="00C93CD6">
        <w:rPr>
          <w:rFonts w:ascii="Times New Roman" w:hAnsi="Times New Roman" w:cs="Times New Roman"/>
          <w:szCs w:val="21"/>
        </w:rPr>
        <w:t>,</w:t>
      </w:r>
      <w:r w:rsidRPr="00C93CD6">
        <w:rPr>
          <w:rFonts w:ascii="Times New Roman" w:hAnsi="Times New Roman" w:cs="Times New Roman"/>
          <w:szCs w:val="21"/>
        </w:rPr>
        <w:t xml:space="preserve"> with low being SOFA </w:t>
      </w:r>
      <w:r w:rsidR="00651AC7" w:rsidRPr="00C93CD6">
        <w:rPr>
          <w:rFonts w:ascii="Times New Roman" w:hAnsi="Times New Roman" w:cs="Times New Roman"/>
          <w:szCs w:val="21"/>
        </w:rPr>
        <w:t>≤ 5</w:t>
      </w:r>
      <w:r w:rsidRPr="00C93CD6">
        <w:rPr>
          <w:rFonts w:ascii="Times New Roman" w:hAnsi="Times New Roman" w:cs="Times New Roman"/>
          <w:szCs w:val="21"/>
        </w:rPr>
        <w:t>, me</w:t>
      </w:r>
      <w:r w:rsidRPr="00DD03A0">
        <w:rPr>
          <w:rFonts w:ascii="Times New Roman" w:hAnsi="Times New Roman" w:cs="Times New Roman"/>
          <w:szCs w:val="21"/>
        </w:rPr>
        <w:t>dium being 6</w:t>
      </w:r>
      <w:r w:rsidR="00651AC7" w:rsidRPr="00651AC7">
        <w:rPr>
          <w:rFonts w:ascii="Times New Roman" w:hAnsi="Times New Roman" w:cs="Times New Roman"/>
          <w:szCs w:val="21"/>
        </w:rPr>
        <w:t>–</w:t>
      </w:r>
      <w:r w:rsidRPr="00DD03A0">
        <w:rPr>
          <w:rFonts w:ascii="Times New Roman" w:hAnsi="Times New Roman" w:cs="Times New Roman"/>
          <w:szCs w:val="21"/>
        </w:rPr>
        <w:t xml:space="preserve">10, and high being </w:t>
      </w:r>
      <w:r w:rsidR="00651AC7" w:rsidRPr="00651AC7">
        <w:rPr>
          <w:rFonts w:ascii="Times New Roman" w:hAnsi="Times New Roman" w:cs="Times New Roman"/>
          <w:szCs w:val="21"/>
        </w:rPr>
        <w:t>≥</w:t>
      </w:r>
      <w:r w:rsidR="00651AC7">
        <w:rPr>
          <w:rFonts w:ascii="Times New Roman" w:hAnsi="Times New Roman" w:cs="Times New Roman" w:hint="eastAsia"/>
          <w:szCs w:val="21"/>
        </w:rPr>
        <w:t xml:space="preserve"> </w:t>
      </w:r>
      <w:r w:rsidR="00651AC7" w:rsidRPr="00651AC7">
        <w:rPr>
          <w:rFonts w:ascii="Times New Roman" w:hAnsi="Times New Roman" w:cs="Times New Roman"/>
          <w:szCs w:val="21"/>
        </w:rPr>
        <w:t>11</w:t>
      </w:r>
      <w:r w:rsidRPr="00DD03A0">
        <w:rPr>
          <w:rFonts w:ascii="Times New Roman" w:hAnsi="Times New Roman" w:cs="Times New Roman"/>
          <w:szCs w:val="21"/>
        </w:rPr>
        <w:t>. This sampling strategy captures policy behavior across clinically diverse patient conditions, from stable patients with low SOFA to critically ill cases with high SOFA</w:t>
      </w:r>
      <w:r w:rsidR="00651AC7">
        <w:rPr>
          <w:rFonts w:ascii="Times New Roman" w:hAnsi="Times New Roman" w:cs="Times New Roman"/>
          <w:szCs w:val="21"/>
        </w:rPr>
        <w:t>,</w:t>
      </w:r>
      <w:r w:rsidRPr="00DD03A0">
        <w:rPr>
          <w:rFonts w:ascii="Times New Roman" w:hAnsi="Times New Roman" w:cs="Times New Roman"/>
          <w:szCs w:val="21"/>
        </w:rPr>
        <w:t xml:space="preserve"> where treatment decisions are most consequential.</w:t>
      </w:r>
    </w:p>
    <w:p w14:paraId="2B8FC08F" w14:textId="2A6FAC11"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For each state-action pair, we compute saliency scores for all 24 actions, enabling action-specific interpretability analysis. We focus primarily on the selected action</w:t>
      </w:r>
      <w:r w:rsidR="00C93CD6">
        <w:rPr>
          <w:rFonts w:ascii="Times New Roman" w:hAnsi="Times New Roman" w:cs="Times New Roman" w:hint="eastAsia"/>
          <w:szCs w:val="21"/>
        </w:rPr>
        <w:t xml:space="preserve"> </w:t>
      </w:r>
      <w:commentRangeStart w:id="20"/>
      <w:commentRangeStart w:id="21"/>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0</m:t>
            </m:r>
          </m:sub>
        </m:sSub>
        <m:r>
          <w:rPr>
            <w:rFonts w:ascii="Cambria Math" w:hAnsi="Cambria Math" w:cs="Times New Roman"/>
            <w:szCs w:val="21"/>
          </w:rPr>
          <m:t>=π</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0</m:t>
                </m:r>
              </m:sub>
            </m:sSub>
          </m:e>
        </m:d>
      </m:oMath>
      <w:commentRangeEnd w:id="20"/>
      <w:r w:rsidR="00C93CD6" w:rsidRPr="00DD03A0">
        <w:rPr>
          <w:rStyle w:val="af2"/>
          <w:rFonts w:ascii="Times New Roman" w:hAnsi="Times New Roman" w:cs="Times New Roman"/>
        </w:rPr>
        <w:commentReference w:id="20"/>
      </w:r>
      <w:commentRangeEnd w:id="21"/>
      <w:r w:rsidR="00DB534F">
        <w:rPr>
          <w:rStyle w:val="af2"/>
        </w:rPr>
        <w:commentReference w:id="21"/>
      </w:r>
      <w:r w:rsidRPr="00DD03A0">
        <w:rPr>
          <w:rFonts w:ascii="Times New Roman" w:hAnsi="Times New Roman" w:cs="Times New Roman"/>
          <w:szCs w:val="21"/>
        </w:rPr>
        <w:t xml:space="preserve"> to understand the policy</w:t>
      </w:r>
      <w:r w:rsidR="007E251F">
        <w:rPr>
          <w:rFonts w:ascii="Times New Roman" w:hAnsi="Times New Roman" w:cs="Times New Roman"/>
          <w:szCs w:val="21"/>
        </w:rPr>
        <w:t>’</w:t>
      </w:r>
      <w:r w:rsidRPr="00DD03A0">
        <w:rPr>
          <w:rFonts w:ascii="Times New Roman" w:hAnsi="Times New Roman" w:cs="Times New Roman"/>
          <w:szCs w:val="21"/>
        </w:rPr>
        <w:t>s actual decision-making rationale, but also examine alternative actions to identify features that differentiate treatment intensities.</w:t>
      </w:r>
    </w:p>
    <w:p w14:paraId="217065F0" w14:textId="1780F074"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2.4.3 Interpretability Metrics and Justification</w:t>
      </w:r>
    </w:p>
    <w:p w14:paraId="7EAEB3B0" w14:textId="30B4D1F2" w:rsidR="009B1AE7" w:rsidRPr="00DD03A0" w:rsidRDefault="009B1AE7" w:rsidP="00C93CD6">
      <w:pPr>
        <w:rPr>
          <w:rFonts w:ascii="Times New Roman" w:hAnsi="Times New Roman" w:cs="Times New Roman"/>
          <w:szCs w:val="21"/>
        </w:rPr>
      </w:pPr>
      <w:r w:rsidRPr="00DD03A0">
        <w:rPr>
          <w:rFonts w:ascii="Times New Roman" w:hAnsi="Times New Roman" w:cs="Times New Roman"/>
          <w:szCs w:val="21"/>
        </w:rPr>
        <w:t>We quantify interpretability using 3 complementary metrics.</w:t>
      </w:r>
      <w:r w:rsidR="00C93CD6">
        <w:rPr>
          <w:rFonts w:ascii="Times New Roman" w:hAnsi="Times New Roman" w:cs="Times New Roman" w:hint="eastAsia"/>
          <w:szCs w:val="21"/>
        </w:rPr>
        <w:t xml:space="preserve"> </w:t>
      </w:r>
      <w:r w:rsidRPr="00DD03A0">
        <w:rPr>
          <w:rFonts w:ascii="Times New Roman" w:hAnsi="Times New Roman" w:cs="Times New Roman"/>
          <w:szCs w:val="21"/>
        </w:rPr>
        <w:t xml:space="preserve">Maximum saliency magnitude is the </w:t>
      </w:r>
      <w:r w:rsidRPr="00DD03A0">
        <w:rPr>
          <w:rFonts w:ascii="Times New Roman" w:hAnsi="Times New Roman" w:cs="Times New Roman"/>
          <w:szCs w:val="21"/>
        </w:rPr>
        <w:lastRenderedPageBreak/>
        <w:t xml:space="preserve">absolute value of the largest saliency score, </w:t>
      </w:r>
      <w:commentRangeStart w:id="22"/>
      <w:commentRangeStart w:id="23"/>
      <m:oMath>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r>
                  <w:rPr>
                    <w:rFonts w:ascii="Cambria Math" w:hAnsi="Cambria Math" w:cs="Times New Roman"/>
                    <w:szCs w:val="21"/>
                  </w:rPr>
                  <m:t>j</m:t>
                </m:r>
              </m:lim>
            </m:limLow>
          </m:fName>
          <m:e>
            <m:d>
              <m:dPr>
                <m:begChr m:val="|"/>
                <m:endChr m:val="|"/>
                <m:ctrlPr>
                  <w:rPr>
                    <w:rFonts w:ascii="Cambria Math" w:hAnsi="Cambria Math"/>
                    <w:i/>
                  </w:rPr>
                </m:ctrlPr>
              </m:dPr>
              <m:e>
                <m:sSub>
                  <m:sSubPr>
                    <m:ctrlPr>
                      <w:rPr>
                        <w:rFonts w:ascii="Cambria Math" w:hAnsi="Cambria Math"/>
                        <w:i/>
                      </w:rPr>
                    </m:ctrlPr>
                  </m:sSubPr>
                  <m:e>
                    <m:acc>
                      <m:accPr>
                        <m:ctrlPr>
                          <w:rPr>
                            <w:rFonts w:ascii="Cambria Math" w:hAnsi="Cambria Math" w:cs="Times New Roman"/>
                            <w:i/>
                            <w:szCs w:val="21"/>
                          </w:rPr>
                        </m:ctrlPr>
                      </m:accPr>
                      <m:e>
                        <m:r>
                          <w:rPr>
                            <w:rFonts w:ascii="Cambria Math" w:hAnsi="Cambria Math" w:cs="Times New Roman"/>
                            <w:szCs w:val="21"/>
                          </w:rPr>
                          <m:t>γ</m:t>
                        </m:r>
                        <m:ctrlPr>
                          <w:rPr>
                            <w:rFonts w:ascii="Cambria Math" w:hAnsi="Cambria Math" w:cs="Times New Roman"/>
                            <w:i/>
                            <w:noProof/>
                            <w:position w:val="-11"/>
                            <w:szCs w:val="21"/>
                          </w:rPr>
                        </m:ctrlPr>
                      </m:e>
                    </m:acc>
                  </m:e>
                  <m:sub>
                    <m:r>
                      <w:rPr>
                        <w:rFonts w:ascii="Cambria Math" w:hAnsi="Cambria Math"/>
                      </w:rPr>
                      <m:t>j</m:t>
                    </m:r>
                  </m:sub>
                </m:sSub>
              </m:e>
            </m:d>
          </m:e>
        </m:func>
      </m:oMath>
      <w:commentRangeEnd w:id="22"/>
      <w:r w:rsidR="00C93CD6" w:rsidRPr="00DD03A0">
        <w:rPr>
          <w:rStyle w:val="af2"/>
          <w:rFonts w:ascii="Times New Roman" w:hAnsi="Times New Roman" w:cs="Times New Roman"/>
        </w:rPr>
        <w:commentReference w:id="22"/>
      </w:r>
      <w:commentRangeEnd w:id="23"/>
      <w:r w:rsidR="00DB534F">
        <w:rPr>
          <w:rStyle w:val="af2"/>
        </w:rPr>
        <w:commentReference w:id="23"/>
      </w:r>
      <w:r w:rsidRPr="00DD03A0">
        <w:rPr>
          <w:rFonts w:ascii="Times New Roman" w:hAnsi="Times New Roman" w:cs="Times New Roman"/>
          <w:szCs w:val="21"/>
        </w:rPr>
        <w:t xml:space="preserve">, measuring whether any single feature exerts </w:t>
      </w:r>
      <w:r w:rsidR="00651AC7">
        <w:rPr>
          <w:rFonts w:ascii="Times New Roman" w:hAnsi="Times New Roman" w:cs="Times New Roman"/>
          <w:szCs w:val="21"/>
        </w:rPr>
        <w:t xml:space="preserve">a </w:t>
      </w:r>
      <w:r w:rsidRPr="00DD03A0">
        <w:rPr>
          <w:rFonts w:ascii="Times New Roman" w:hAnsi="Times New Roman" w:cs="Times New Roman"/>
          <w:szCs w:val="21"/>
        </w:rPr>
        <w:t>dominant influence on the Q-function. High values indicate threshold-based decision logic that clinicians can validate, for example</w:t>
      </w:r>
      <w:r w:rsidR="00651AC7">
        <w:rPr>
          <w:rFonts w:ascii="Times New Roman" w:hAnsi="Times New Roman" w:cs="Times New Roman"/>
          <w:szCs w:val="21"/>
        </w:rPr>
        <w:t>,</w:t>
      </w:r>
      <w:r w:rsidRPr="00DD03A0">
        <w:rPr>
          <w:rFonts w:ascii="Times New Roman" w:hAnsi="Times New Roman" w:cs="Times New Roman"/>
          <w:szCs w:val="21"/>
        </w:rPr>
        <w:t xml:space="preserve"> escalating vasopressors when mean arterial pressure drops below 65 mmHg. Algorithms with strong max saliency</w:t>
      </w:r>
      <w:r w:rsidR="00651AC7">
        <w:rPr>
          <w:rFonts w:ascii="Times New Roman" w:hAnsi="Times New Roman" w:cs="Times New Roman"/>
          <w:szCs w:val="21"/>
        </w:rPr>
        <w:t>,</w:t>
      </w:r>
      <w:r w:rsidRPr="00DD03A0">
        <w:rPr>
          <w:rFonts w:ascii="Times New Roman" w:hAnsi="Times New Roman" w:cs="Times New Roman"/>
          <w:szCs w:val="21"/>
        </w:rPr>
        <w:t xml:space="preserve"> such as CQL</w:t>
      </w:r>
      <w:r w:rsidR="00651AC7">
        <w:rPr>
          <w:rFonts w:ascii="Times New Roman" w:hAnsi="Times New Roman" w:cs="Times New Roman" w:hint="eastAsia"/>
          <w:szCs w:val="21"/>
        </w:rPr>
        <w:t>,</w:t>
      </w:r>
      <w:r w:rsidRPr="00DD03A0">
        <w:rPr>
          <w:rFonts w:ascii="Times New Roman" w:hAnsi="Times New Roman" w:cs="Times New Roman"/>
          <w:szCs w:val="21"/>
        </w:rPr>
        <w:t xml:space="preserve"> with 40.06 for systolic blood pressure</w:t>
      </w:r>
      <w:r w:rsidR="00651AC7">
        <w:rPr>
          <w:rFonts w:ascii="Times New Roman" w:hAnsi="Times New Roman" w:cs="Times New Roman"/>
          <w:szCs w:val="21"/>
        </w:rPr>
        <w:t>,</w:t>
      </w:r>
      <w:r w:rsidRPr="00DD03A0">
        <w:rPr>
          <w:rFonts w:ascii="Times New Roman" w:hAnsi="Times New Roman" w:cs="Times New Roman"/>
          <w:szCs w:val="21"/>
        </w:rPr>
        <w:t xml:space="preserve"> exhibit interpretable, feature-driven decision rules, while algorithms with weak signals</w:t>
      </w:r>
      <w:r w:rsidR="00651AC7">
        <w:rPr>
          <w:rFonts w:ascii="Times New Roman" w:hAnsi="Times New Roman" w:cs="Times New Roman"/>
          <w:szCs w:val="21"/>
        </w:rPr>
        <w:t>,</w:t>
      </w:r>
      <w:r w:rsidRPr="00DD03A0">
        <w:rPr>
          <w:rFonts w:ascii="Times New Roman" w:hAnsi="Times New Roman" w:cs="Times New Roman"/>
          <w:szCs w:val="21"/>
        </w:rPr>
        <w:t xml:space="preserve"> such as DQN with 0.069</w:t>
      </w:r>
      <w:r w:rsidR="00651AC7">
        <w:rPr>
          <w:rFonts w:ascii="Times New Roman" w:hAnsi="Times New Roman" w:cs="Times New Roman"/>
          <w:szCs w:val="21"/>
        </w:rPr>
        <w:t>,</w:t>
      </w:r>
      <w:r w:rsidRPr="00DD03A0">
        <w:rPr>
          <w:rFonts w:ascii="Times New Roman" w:hAnsi="Times New Roman" w:cs="Times New Roman"/>
          <w:szCs w:val="21"/>
        </w:rPr>
        <w:t xml:space="preserve"> rely on distributed, opaque representations unsuitable for clinical explanation.</w:t>
      </w:r>
    </w:p>
    <w:p w14:paraId="4F9B3A45" w14:textId="242E780E"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Saliency range is the difference between </w:t>
      </w:r>
      <w:r w:rsidR="00651AC7">
        <w:rPr>
          <w:rFonts w:ascii="Times New Roman" w:hAnsi="Times New Roman" w:cs="Times New Roman"/>
          <w:szCs w:val="21"/>
        </w:rPr>
        <w:t xml:space="preserve">the </w:t>
      </w:r>
      <w:r w:rsidRPr="00DD03A0">
        <w:rPr>
          <w:rFonts w:ascii="Times New Roman" w:hAnsi="Times New Roman" w:cs="Times New Roman"/>
          <w:szCs w:val="21"/>
        </w:rPr>
        <w:t>maximum and minimum saliency scores, indicating how concentrated importance is across features. Large ranges suggest policies rely on a small set of critical features rather than uniformly weak signals. Combined with max saliency, this metric distinguishes truly interpretable policies with high magnitude and large range from uniformly flat policies with low magnitude and small range.</w:t>
      </w:r>
    </w:p>
    <w:p w14:paraId="64824243" w14:textId="2ED5694C"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Clinical coherence is a qualitative assessment of whether top-ranked features align with established medical knowledge. We compare LEG-identified important features against Surviving Sepsis Campaign guidelines</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which emphasize hemodynamic markers such as blood pressure and lactate for sepsis resuscitation. Algorithms achieving high clinical coherence, such as CQL prioritizing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w:t>
      </w:r>
      <w:proofErr w:type="spellStart"/>
      <w:r w:rsidRPr="00DD03A0">
        <w:rPr>
          <w:rFonts w:ascii="Times New Roman" w:hAnsi="Times New Roman" w:cs="Times New Roman"/>
          <w:szCs w:val="21"/>
        </w:rPr>
        <w:t>MeanBP</w:t>
      </w:r>
      <w:proofErr w:type="spellEnd"/>
      <w:r w:rsidRPr="00DD03A0">
        <w:rPr>
          <w:rFonts w:ascii="Times New Roman" w:hAnsi="Times New Roman" w:cs="Times New Roman"/>
          <w:szCs w:val="21"/>
        </w:rPr>
        <w:t>, and lactate, are more likely to gain clinician trust than those emphasizing obscure or clinically irrelevant features.</w:t>
      </w:r>
    </w:p>
    <w:p w14:paraId="7434FB8C" w14:textId="3F7F352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acknowledge that these metrics provide necessary but not sufficient conditions for clinical interpretability. High saliency magnitude indicates strong feature dependence but does not guarantee that the learned decision rule is medically correct or that clinicians will trust it in practice. Alternative interpretability methods</w:t>
      </w:r>
      <w:r w:rsidR="00651AC7">
        <w:rPr>
          <w:rFonts w:ascii="Times New Roman" w:hAnsi="Times New Roman" w:cs="Times New Roman"/>
          <w:szCs w:val="21"/>
        </w:rPr>
        <w:t>,</w:t>
      </w:r>
      <w:r w:rsidRPr="00DD03A0">
        <w:rPr>
          <w:rFonts w:ascii="Times New Roman" w:hAnsi="Times New Roman" w:cs="Times New Roman"/>
          <w:szCs w:val="21"/>
        </w:rPr>
        <w:t xml:space="preserve"> such as SHAP values for feature interactions, integrated gradients for neural network attributions, attention weight visualization for transformer architectures, and human evaluation studies with domain experts</w:t>
      </w:r>
      <w:r w:rsidR="00651AC7">
        <w:rPr>
          <w:rFonts w:ascii="Times New Roman" w:hAnsi="Times New Roman" w:cs="Times New Roman"/>
          <w:szCs w:val="21"/>
        </w:rPr>
        <w:t>,</w:t>
      </w:r>
      <w:r w:rsidRPr="00DD03A0">
        <w:rPr>
          <w:rFonts w:ascii="Times New Roman" w:hAnsi="Times New Roman" w:cs="Times New Roman"/>
          <w:szCs w:val="21"/>
        </w:rPr>
        <w:t xml:space="preserve"> could provide complementary evidence. However, LEG</w:t>
      </w:r>
      <w:r w:rsidR="007E251F">
        <w:rPr>
          <w:rFonts w:ascii="Times New Roman" w:hAnsi="Times New Roman" w:cs="Times New Roman"/>
          <w:szCs w:val="21"/>
        </w:rPr>
        <w:t>’</w:t>
      </w:r>
      <w:r w:rsidRPr="00DD03A0">
        <w:rPr>
          <w:rFonts w:ascii="Times New Roman" w:hAnsi="Times New Roman" w:cs="Times New Roman"/>
          <w:szCs w:val="21"/>
        </w:rPr>
        <w:t>s model-agnostic nature enables fair comparison across algorithms with different architectures</w:t>
      </w:r>
      <w:r w:rsidR="00651AC7">
        <w:rPr>
          <w:rFonts w:ascii="Times New Roman" w:hAnsi="Times New Roman" w:cs="Times New Roman"/>
          <w:szCs w:val="21"/>
        </w:rPr>
        <w:t>,</w:t>
      </w:r>
      <w:r w:rsidRPr="00DD03A0">
        <w:rPr>
          <w:rFonts w:ascii="Times New Roman" w:hAnsi="Times New Roman" w:cs="Times New Roman"/>
          <w:szCs w:val="21"/>
        </w:rPr>
        <w:t xml:space="preserve"> including value-based versus policy-based and attention-augmented versus residual networks, and its gradient-based approach aligns with how </w:t>
      </w:r>
      <w:proofErr w:type="gramStart"/>
      <w:r w:rsidRPr="00DD03A0">
        <w:rPr>
          <w:rFonts w:ascii="Times New Roman" w:hAnsi="Times New Roman" w:cs="Times New Roman"/>
          <w:szCs w:val="21"/>
        </w:rPr>
        <w:t>clinicians</w:t>
      </w:r>
      <w:proofErr w:type="gramEnd"/>
      <w:r w:rsidRPr="00DD03A0">
        <w:rPr>
          <w:rFonts w:ascii="Times New Roman" w:hAnsi="Times New Roman" w:cs="Times New Roman"/>
          <w:szCs w:val="21"/>
        </w:rPr>
        <w:t xml:space="preserve"> reason about physiological thresholds and dose-response relationships. We view our LEG analysis as a comparative benchmark. Algorithms with stronger, more clinically coherent saliency patterns are more likely to be interpretable and trustworthy, though prospective validation with clinicians via think-aloud protocols, counterfactual reasoning tasks, and deployment pilots is required before clinical adoption.</w:t>
      </w:r>
    </w:p>
    <w:p w14:paraId="21831A48" w14:textId="5A74AD60" w:rsidR="009B1AE7" w:rsidRPr="00651AC7" w:rsidRDefault="009B1AE7" w:rsidP="00E4706F">
      <w:pPr>
        <w:pStyle w:val="2"/>
        <w:spacing w:beforeLines="50" w:before="156" w:afterLines="50" w:after="156" w:line="240" w:lineRule="auto"/>
        <w:rPr>
          <w:szCs w:val="28"/>
        </w:rPr>
      </w:pPr>
      <w:r w:rsidRPr="00651AC7">
        <w:rPr>
          <w:szCs w:val="28"/>
        </w:rPr>
        <w:t>2.5 Evaluation Metrics</w:t>
      </w:r>
    </w:p>
    <w:p w14:paraId="59EA8152" w14:textId="1774FC3B"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We evaluate algorithm performance using outcome-based and severity-stratified metrics that reflect both treatment efficacy and clinical applicability.</w:t>
      </w:r>
    </w:p>
    <w:p w14:paraId="28A3E8DA" w14:textId="743A2F34" w:rsidR="009B1AE7" w:rsidRPr="00651AC7" w:rsidRDefault="009B1AE7" w:rsidP="00E4706F">
      <w:pPr>
        <w:pStyle w:val="3"/>
        <w:spacing w:beforeLines="50" w:before="156" w:afterLines="50" w:after="156" w:line="240" w:lineRule="auto"/>
        <w:rPr>
          <w:rFonts w:cs="Times New Roman"/>
          <w:sz w:val="28"/>
          <w:szCs w:val="28"/>
        </w:rPr>
      </w:pPr>
      <w:r w:rsidRPr="00651AC7">
        <w:rPr>
          <w:rFonts w:cs="Times New Roman"/>
          <w:sz w:val="28"/>
          <w:szCs w:val="28"/>
        </w:rPr>
        <w:t>2.5.1 Primary Outcome Metrics</w:t>
      </w:r>
    </w:p>
    <w:p w14:paraId="3328B06A"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Survival rate is the proportion of evaluation episodes ending in patient discharge rather than mortality, computed as:</w:t>
      </w:r>
    </w:p>
    <w:p w14:paraId="39E22BB5" w14:textId="53E94F25" w:rsidR="009B1AE7" w:rsidRPr="00DD03A0" w:rsidRDefault="009B3AF4" w:rsidP="00E4706F">
      <w:pPr>
        <w:rPr>
          <w:rFonts w:ascii="Times New Roman" w:hAnsi="Times New Roman" w:cs="Times New Roman"/>
          <w:szCs w:val="21"/>
        </w:rPr>
      </w:pPr>
      <m:oMathPara>
        <m:oMath>
          <m:r>
            <m:rPr>
              <m:nor/>
            </m:rPr>
            <w:rPr>
              <w:rFonts w:ascii="Cambria Math" w:hAnsi="Cambria Math" w:cs="Times New Roman" w:hint="eastAsia"/>
              <w:szCs w:val="21"/>
            </w:rPr>
            <w:lastRenderedPageBreak/>
            <m:t>Survival Rate</m:t>
          </m:r>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N</m:t>
              </m:r>
            </m:den>
          </m:f>
          <m:nary>
            <m:naryPr>
              <m:chr m:val="∑"/>
              <m:limLoc m:val="undOvr"/>
              <m:ctrlPr>
                <w:rPr>
                  <w:rFonts w:ascii="Cambria Math" w:hAnsi="Cambria Math" w:cs="Times New Roman"/>
                  <w:i/>
                  <w:szCs w:val="21"/>
                </w:rPr>
              </m:ctrlPr>
            </m:naryPr>
            <m:sub>
              <m:r>
                <w:rPr>
                  <w:rFonts w:ascii="Cambria Math" w:hAnsi="Cambria Math" w:cs="Times New Roman"/>
                  <w:szCs w:val="21"/>
                </w:rPr>
                <m:t>i=1</m:t>
              </m:r>
            </m:sub>
            <m:sup>
              <m:r>
                <w:rPr>
                  <w:rFonts w:ascii="Cambria Math" w:hAnsi="Cambria Math" w:cs="Times New Roman"/>
                  <w:szCs w:val="21"/>
                </w:rPr>
                <m:t>N</m:t>
              </m:r>
            </m:sup>
            <m:e>
              <m:r>
                <w:rPr>
                  <w:rFonts w:ascii="Cambria Math" w:hAnsi="Cambria Math" w:cs="Times New Roman"/>
                  <w:szCs w:val="21"/>
                </w:rPr>
                <m:t>1</m:t>
              </m:r>
              <m:d>
                <m:dPr>
                  <m:begChr m:val="["/>
                  <m:endChr m:val="]"/>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i</m:t>
                      </m:r>
                    </m:sub>
                  </m:sSub>
                  <m:r>
                    <w:rPr>
                      <w:rFonts w:ascii="Cambria Math" w:hAnsi="Cambria Math" w:cs="Times New Roman"/>
                      <w:szCs w:val="21"/>
                    </w:rPr>
                    <m:t>&gt;0</m:t>
                  </m:r>
                </m:e>
              </m:d>
            </m:e>
          </m:nary>
        </m:oMath>
      </m:oMathPara>
    </w:p>
    <w:p w14:paraId="4D3A8C13" w14:textId="668D2EBE"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where </w:t>
      </w:r>
      <w:r w:rsidRPr="00DD03A0">
        <w:rPr>
          <w:rFonts w:ascii="Times New Roman" w:hAnsi="Times New Roman" w:cs="Times New Roman"/>
          <w:i/>
          <w:iCs/>
          <w:szCs w:val="21"/>
        </w:rPr>
        <w:t>N</w:t>
      </w:r>
      <w:r w:rsidRPr="00DD03A0">
        <w:rPr>
          <w:rFonts w:ascii="Times New Roman" w:hAnsi="Times New Roman" w:cs="Times New Roman"/>
          <w:szCs w:val="21"/>
        </w:rPr>
        <w:t xml:space="preserve"> is the number of evaluation episodes</w:t>
      </w:r>
      <w:r w:rsidR="009C0964" w:rsidRPr="00DD03A0">
        <w:rPr>
          <w:rFonts w:ascii="Times New Roman" w:hAnsi="Times New Roman" w:cs="Times New Roman"/>
          <w:szCs w:val="21"/>
        </w:rPr>
        <w:t>, 1[·] denotes the indicator function that equals 1 when the condition is true and 0 otherwise,</w:t>
      </w:r>
      <w:r w:rsidRPr="00DD03A0">
        <w:rPr>
          <w:rFonts w:ascii="Times New Roman" w:hAnsi="Times New Roman" w:cs="Times New Roman"/>
          <w:szCs w:val="21"/>
        </w:rPr>
        <w:t xml:space="preserve"> and </w:t>
      </w:r>
      <w:commentRangeStart w:id="24"/>
      <w:commentRangeStart w:id="25"/>
      <m:oMath>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i</m:t>
            </m:r>
          </m:sub>
        </m:sSub>
        <m:r>
          <w:rPr>
            <w:rFonts w:ascii="Cambria Math" w:hAnsi="Cambria Math" w:cs="Times New Roman"/>
            <w:szCs w:val="21"/>
          </w:rPr>
          <m:t>=</m:t>
        </m:r>
        <m:nary>
          <m:naryPr>
            <m:chr m:val="∑"/>
            <m:limLoc m:val="undOvr"/>
            <m:supHide m:val="1"/>
            <m:ctrlPr>
              <w:rPr>
                <w:rFonts w:ascii="Cambria Math" w:hAnsi="Cambria Math" w:cs="Times New Roman"/>
                <w:i/>
                <w:szCs w:val="21"/>
              </w:rPr>
            </m:ctrlPr>
          </m:naryPr>
          <m:sub>
            <m:r>
              <w:rPr>
                <w:rFonts w:ascii="Cambria Math" w:hAnsi="Cambria Math" w:cs="Times New Roman"/>
                <w:szCs w:val="21"/>
              </w:rPr>
              <m:t>t</m:t>
            </m:r>
          </m:sub>
          <m:sup/>
          <m:e>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i,t</m:t>
                </m:r>
              </m:sub>
            </m:sSub>
          </m:e>
        </m:nary>
      </m:oMath>
      <w:commentRangeEnd w:id="24"/>
      <w:r w:rsidR="00C93CD6" w:rsidRPr="00DD03A0">
        <w:rPr>
          <w:rStyle w:val="af2"/>
          <w:rFonts w:ascii="Times New Roman" w:hAnsi="Times New Roman" w:cs="Times New Roman"/>
        </w:rPr>
        <w:commentReference w:id="24"/>
      </w:r>
      <w:commentRangeEnd w:id="25"/>
      <w:r w:rsidR="00DB534F">
        <w:rPr>
          <w:rStyle w:val="af2"/>
        </w:rPr>
        <w:commentReference w:id="25"/>
      </w:r>
      <w:r w:rsidRPr="00DD03A0">
        <w:rPr>
          <w:rFonts w:ascii="Times New Roman" w:hAnsi="Times New Roman" w:cs="Times New Roman"/>
          <w:szCs w:val="21"/>
        </w:rPr>
        <w:t xml:space="preserve"> is the cumulative return for episode </w:t>
      </w:r>
      <w:proofErr w:type="spellStart"/>
      <w:r w:rsidRPr="00DD03A0">
        <w:rPr>
          <w:rFonts w:ascii="Times New Roman" w:hAnsi="Times New Roman" w:cs="Times New Roman"/>
          <w:i/>
          <w:iCs/>
          <w:szCs w:val="21"/>
        </w:rPr>
        <w:t>i</w:t>
      </w:r>
      <w:proofErr w:type="spellEnd"/>
      <w:r w:rsidRPr="00851AEC">
        <w:rPr>
          <w:rFonts w:ascii="Times New Roman" w:hAnsi="Times New Roman" w:cs="Times New Roman"/>
          <w:szCs w:val="21"/>
        </w:rPr>
        <w:t xml:space="preserve">. </w:t>
      </w:r>
      <w:r w:rsidRPr="00DD03A0">
        <w:rPr>
          <w:rFonts w:ascii="Times New Roman" w:hAnsi="Times New Roman" w:cs="Times New Roman"/>
          <w:szCs w:val="21"/>
        </w:rPr>
        <w:t xml:space="preserve">Survival is determined by the sign of the terminal reward, with </w:t>
      </w:r>
      <w:commentRangeStart w:id="26"/>
      <w:commentRangeStart w:id="27"/>
      <w:proofErr w:type="spellStart"/>
      <w:r w:rsidR="00C93CD6" w:rsidRPr="00C93CD6">
        <w:rPr>
          <w:rFonts w:ascii="Times New Roman" w:hAnsi="Times New Roman" w:cs="Times New Roman" w:hint="eastAsia"/>
          <w:i/>
          <w:iCs/>
          <w:szCs w:val="21"/>
        </w:rPr>
        <w:t>r</w:t>
      </w:r>
      <w:r w:rsidR="00C93CD6" w:rsidRPr="00C93CD6">
        <w:rPr>
          <w:rFonts w:ascii="Times New Roman" w:hAnsi="Times New Roman" w:cs="Times New Roman" w:hint="eastAsia"/>
          <w:i/>
          <w:iCs/>
          <w:szCs w:val="21"/>
          <w:vertAlign w:val="subscript"/>
        </w:rPr>
        <w:t>T</w:t>
      </w:r>
      <w:proofErr w:type="spellEnd"/>
      <w:r w:rsidR="00C93CD6">
        <w:rPr>
          <w:rFonts w:ascii="Times New Roman" w:hAnsi="Times New Roman" w:cs="Times New Roman" w:hint="eastAsia"/>
          <w:szCs w:val="21"/>
        </w:rPr>
        <w:t xml:space="preserve"> = </w:t>
      </w:r>
      <w:r w:rsidR="00C93CD6" w:rsidRPr="00C93CD6">
        <w:rPr>
          <w:rFonts w:ascii="Times New Roman" w:hAnsi="Times New Roman" w:cs="Times New Roman"/>
          <w:szCs w:val="21"/>
        </w:rPr>
        <w:t>+</w:t>
      </w:r>
      <w:r w:rsidR="00C93CD6">
        <w:rPr>
          <w:rFonts w:ascii="Times New Roman" w:hAnsi="Times New Roman" w:cs="Times New Roman" w:hint="eastAsia"/>
          <w:szCs w:val="21"/>
        </w:rPr>
        <w:t>15</w:t>
      </w:r>
      <w:commentRangeEnd w:id="26"/>
      <w:r w:rsidR="00C93CD6" w:rsidRPr="00DD03A0">
        <w:rPr>
          <w:rStyle w:val="af2"/>
          <w:rFonts w:ascii="Times New Roman" w:hAnsi="Times New Roman" w:cs="Times New Roman"/>
        </w:rPr>
        <w:commentReference w:id="26"/>
      </w:r>
      <w:commentRangeEnd w:id="27"/>
      <w:r w:rsidR="00DB534F">
        <w:rPr>
          <w:rStyle w:val="af2"/>
        </w:rPr>
        <w:commentReference w:id="27"/>
      </w:r>
      <w:r w:rsidR="00C050EE" w:rsidRPr="00DD03A0">
        <w:rPr>
          <w:rFonts w:ascii="Times New Roman" w:hAnsi="Times New Roman" w:cs="Times New Roman"/>
          <w:szCs w:val="21"/>
        </w:rPr>
        <w:t xml:space="preserve"> </w:t>
      </w:r>
      <w:r w:rsidRPr="00DD03A0">
        <w:rPr>
          <w:rFonts w:ascii="Times New Roman" w:hAnsi="Times New Roman" w:cs="Times New Roman"/>
          <w:szCs w:val="21"/>
        </w:rPr>
        <w:t xml:space="preserve">for discharge and </w:t>
      </w:r>
      <w:commentRangeStart w:id="28"/>
      <w:commentRangeStart w:id="29"/>
      <w:proofErr w:type="spellStart"/>
      <w:r w:rsidR="00C93CD6" w:rsidRPr="00C93CD6">
        <w:rPr>
          <w:rFonts w:ascii="Times New Roman" w:hAnsi="Times New Roman" w:cs="Times New Roman" w:hint="eastAsia"/>
          <w:i/>
          <w:iCs/>
          <w:szCs w:val="21"/>
        </w:rPr>
        <w:t>r</w:t>
      </w:r>
      <w:r w:rsidR="00C93CD6" w:rsidRPr="00C93CD6">
        <w:rPr>
          <w:rFonts w:ascii="Times New Roman" w:hAnsi="Times New Roman" w:cs="Times New Roman" w:hint="eastAsia"/>
          <w:i/>
          <w:iCs/>
          <w:szCs w:val="21"/>
          <w:vertAlign w:val="subscript"/>
        </w:rPr>
        <w:t>T</w:t>
      </w:r>
      <w:proofErr w:type="spellEnd"/>
      <w:r w:rsidR="00C93CD6">
        <w:rPr>
          <w:rFonts w:ascii="Times New Roman" w:hAnsi="Times New Roman" w:cs="Times New Roman" w:hint="eastAsia"/>
          <w:szCs w:val="21"/>
        </w:rPr>
        <w:t xml:space="preserve"> = </w:t>
      </w:r>
      <w:r w:rsidR="00C93CD6" w:rsidRPr="00C93CD6">
        <w:rPr>
          <w:rFonts w:ascii="Times New Roman" w:hAnsi="Times New Roman" w:cs="Times New Roman"/>
          <w:szCs w:val="21"/>
        </w:rPr>
        <w:t>−</w:t>
      </w:r>
      <w:r w:rsidR="00C93CD6">
        <w:rPr>
          <w:rFonts w:ascii="Times New Roman" w:hAnsi="Times New Roman" w:cs="Times New Roman" w:hint="eastAsia"/>
          <w:szCs w:val="21"/>
        </w:rPr>
        <w:t>15</w:t>
      </w:r>
      <w:commentRangeEnd w:id="28"/>
      <w:r w:rsidR="00C93CD6" w:rsidRPr="00DD03A0">
        <w:rPr>
          <w:rStyle w:val="af2"/>
          <w:rFonts w:ascii="Times New Roman" w:hAnsi="Times New Roman" w:cs="Times New Roman"/>
        </w:rPr>
        <w:commentReference w:id="28"/>
      </w:r>
      <w:commentRangeEnd w:id="29"/>
      <w:r w:rsidR="00DB534F">
        <w:rPr>
          <w:rStyle w:val="af2"/>
        </w:rPr>
        <w:commentReference w:id="29"/>
      </w:r>
      <w:r w:rsidRPr="00DD03A0">
        <w:rPr>
          <w:rFonts w:ascii="Times New Roman" w:hAnsi="Times New Roman" w:cs="Times New Roman"/>
          <w:szCs w:val="21"/>
        </w:rPr>
        <w:t xml:space="preserve"> for death, and intermediate rewards</w:t>
      </w:r>
      <w:commentRangeStart w:id="30"/>
      <w:commentRangeStart w:id="31"/>
      <w:r w:rsidR="00C93CD6">
        <w:rPr>
          <w:rFonts w:ascii="Times New Roman" w:hAnsi="Times New Roman" w:cs="Times New Roman" w:hint="eastAsia"/>
          <w:szCs w:val="21"/>
        </w:rPr>
        <w:t xml:space="preserve"> </w:t>
      </w:r>
      <w:proofErr w:type="spellStart"/>
      <w:r w:rsidR="00C93CD6" w:rsidRPr="00C93CD6">
        <w:rPr>
          <w:rFonts w:ascii="Times New Roman" w:hAnsi="Times New Roman" w:cs="Times New Roman" w:hint="eastAsia"/>
          <w:i/>
          <w:iCs/>
          <w:szCs w:val="21"/>
        </w:rPr>
        <w:t>r</w:t>
      </w:r>
      <w:r w:rsidR="00C93CD6" w:rsidRPr="00C93CD6">
        <w:rPr>
          <w:rFonts w:ascii="Times New Roman" w:hAnsi="Times New Roman" w:cs="Times New Roman" w:hint="eastAsia"/>
          <w:i/>
          <w:iCs/>
          <w:szCs w:val="21"/>
          <w:vertAlign w:val="subscript"/>
        </w:rPr>
        <w:t>T</w:t>
      </w:r>
      <w:proofErr w:type="spellEnd"/>
      <w:r w:rsidR="00C93CD6">
        <w:rPr>
          <w:rFonts w:ascii="Times New Roman" w:hAnsi="Times New Roman" w:cs="Times New Roman" w:hint="eastAsia"/>
          <w:szCs w:val="21"/>
        </w:rPr>
        <w:t xml:space="preserve"> = 0</w:t>
      </w:r>
      <w:commentRangeEnd w:id="30"/>
      <w:r w:rsidR="00C93CD6" w:rsidRPr="00DD03A0">
        <w:rPr>
          <w:rStyle w:val="af2"/>
          <w:rFonts w:ascii="Times New Roman" w:hAnsi="Times New Roman" w:cs="Times New Roman"/>
        </w:rPr>
        <w:commentReference w:id="30"/>
      </w:r>
      <w:commentRangeEnd w:id="31"/>
      <w:r w:rsidR="00DB534F">
        <w:rPr>
          <w:rStyle w:val="af2"/>
        </w:rPr>
        <w:commentReference w:id="31"/>
      </w:r>
      <w:r w:rsidRPr="00DD03A0">
        <w:rPr>
          <w:rFonts w:ascii="Times New Roman" w:hAnsi="Times New Roman" w:cs="Times New Roman"/>
          <w:szCs w:val="21"/>
        </w:rPr>
        <w:t>. This binary outcome aligns with clinical practice</w:t>
      </w:r>
      <w:r w:rsidR="00C93CD6">
        <w:rPr>
          <w:rFonts w:ascii="Times New Roman" w:hAnsi="Times New Roman" w:cs="Times New Roman"/>
          <w:szCs w:val="21"/>
        </w:rPr>
        <w:t>,</w:t>
      </w:r>
      <w:r w:rsidRPr="00DD03A0">
        <w:rPr>
          <w:rFonts w:ascii="Times New Roman" w:hAnsi="Times New Roman" w:cs="Times New Roman"/>
          <w:szCs w:val="21"/>
        </w:rPr>
        <w:t xml:space="preserve"> where patient survival is the primary endpoint for sepsis treatment trials</w:t>
      </w:r>
      <w:r w:rsidR="00C93CD6">
        <w:rPr>
          <w:rFonts w:ascii="Times New Roman" w:hAnsi="Times New Roman" w:cs="Times New Roman" w:hint="eastAsia"/>
          <w:szCs w:val="21"/>
        </w:rPr>
        <w:t>.</w:t>
      </w:r>
      <w:r w:rsidRPr="00DD03A0">
        <w:rPr>
          <w:rFonts w:ascii="Times New Roman" w:hAnsi="Times New Roman" w:cs="Times New Roman"/>
          <w:szCs w:val="21"/>
          <w:vertAlign w:val="superscript"/>
        </w:rPr>
        <w:t>21</w:t>
      </w:r>
    </w:p>
    <w:p w14:paraId="17AABD85" w14:textId="12DDD77E"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Average return is the mean cumulative reward across all episodes, quantifying overall policy performance:</w:t>
      </w:r>
    </w:p>
    <w:p w14:paraId="0C356851" w14:textId="32944808" w:rsidR="009B1AE7" w:rsidRPr="00DD03A0" w:rsidRDefault="00000000" w:rsidP="00E4706F">
      <w:pPr>
        <w:rPr>
          <w:rFonts w:ascii="Times New Roman" w:hAnsi="Times New Roman" w:cs="Times New Roman"/>
          <w:szCs w:val="21"/>
        </w:rPr>
      </w:pPr>
      <m:oMathPara>
        <m:oMath>
          <m:acc>
            <m:accPr>
              <m:chr m:val="̅"/>
              <m:ctrlPr>
                <w:rPr>
                  <w:rFonts w:ascii="Cambria Math" w:hAnsi="Cambria Math" w:cs="Times New Roman"/>
                  <w:i/>
                  <w:szCs w:val="21"/>
                </w:rPr>
              </m:ctrlPr>
            </m:accPr>
            <m:e>
              <m:r>
                <w:rPr>
                  <w:rFonts w:ascii="Cambria Math" w:hAnsi="Cambria Math" w:cs="Times New Roman"/>
                  <w:szCs w:val="21"/>
                </w:rPr>
                <m:t>R</m:t>
              </m:r>
              <m:ctrlPr>
                <w:rPr>
                  <w:rFonts w:ascii="Cambria Math" w:hAnsi="Cambria Math" w:cs="Times New Roman"/>
                  <w:i/>
                  <w:noProof/>
                  <w:position w:val="-19"/>
                  <w:szCs w:val="21"/>
                </w:rPr>
              </m:ctrlPr>
            </m:e>
          </m:acc>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N</m:t>
              </m:r>
            </m:den>
          </m:f>
          <m:nary>
            <m:naryPr>
              <m:chr m:val="∑"/>
              <m:limLoc m:val="undOvr"/>
              <m:ctrlPr>
                <w:rPr>
                  <w:rFonts w:ascii="Cambria Math" w:hAnsi="Cambria Math" w:cs="Times New Roman"/>
                  <w:i/>
                  <w:szCs w:val="21"/>
                </w:rPr>
              </m:ctrlPr>
            </m:naryPr>
            <m:sub>
              <m:r>
                <w:rPr>
                  <w:rFonts w:ascii="Cambria Math" w:hAnsi="Cambria Math" w:cs="Times New Roman"/>
                  <w:szCs w:val="21"/>
                </w:rPr>
                <m:t>i=1</m:t>
              </m:r>
            </m:sub>
            <m:sup>
              <m:r>
                <w:rPr>
                  <w:rFonts w:ascii="Cambria Math" w:hAnsi="Cambria Math" w:cs="Times New Roman"/>
                  <w:szCs w:val="21"/>
                </w:rPr>
                <m:t>N</m:t>
              </m:r>
            </m:sup>
            <m:e>
              <m:nary>
                <m:naryPr>
                  <m:chr m:val="∑"/>
                  <m:limLoc m:val="undOvr"/>
                  <m:ctrlPr>
                    <w:rPr>
                      <w:rFonts w:ascii="Cambria Math" w:hAnsi="Cambria Math" w:cs="Times New Roman"/>
                      <w:i/>
                      <w:szCs w:val="21"/>
                    </w:rPr>
                  </m:ctrlPr>
                </m:naryPr>
                <m:sub>
                  <m:r>
                    <w:rPr>
                      <w:rFonts w:ascii="Cambria Math" w:hAnsi="Cambria Math" w:cs="Times New Roman"/>
                      <w:szCs w:val="21"/>
                    </w:rPr>
                    <m:t>t=1</m:t>
                  </m:r>
                </m:sub>
                <m:sup>
                  <m:sSub>
                    <m:sSubPr>
                      <m:ctrlPr>
                        <w:rPr>
                          <w:rFonts w:ascii="Cambria Math" w:hAnsi="Cambria Math" w:cs="Times New Roman"/>
                          <w:i/>
                          <w:szCs w:val="21"/>
                        </w:rPr>
                      </m:ctrlPr>
                    </m:sSubPr>
                    <m:e>
                      <m:r>
                        <w:rPr>
                          <w:rFonts w:ascii="Cambria Math" w:hAnsi="Cambria Math" w:cs="Times New Roman"/>
                          <w:szCs w:val="21"/>
                        </w:rPr>
                        <m:t>T</m:t>
                      </m:r>
                    </m:e>
                    <m:sub>
                      <m:r>
                        <w:rPr>
                          <w:rFonts w:ascii="Cambria Math" w:hAnsi="Cambria Math" w:cs="Times New Roman"/>
                          <w:szCs w:val="21"/>
                        </w:rPr>
                        <m:t>i</m:t>
                      </m:r>
                    </m:sub>
                  </m:sSub>
                </m:sup>
                <m:e>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i,t</m:t>
                      </m:r>
                    </m:sub>
                  </m:sSub>
                </m:e>
              </m:nary>
            </m:e>
          </m:nary>
        </m:oMath>
      </m:oMathPara>
    </w:p>
    <w:p w14:paraId="77EFAC76" w14:textId="77777777" w:rsidR="009B1AE7" w:rsidRPr="00DD03A0" w:rsidRDefault="009B1AE7" w:rsidP="00E4706F">
      <w:pPr>
        <w:rPr>
          <w:rFonts w:ascii="Times New Roman" w:hAnsi="Times New Roman" w:cs="Times New Roman"/>
          <w:szCs w:val="21"/>
        </w:rPr>
      </w:pPr>
    </w:p>
    <w:p w14:paraId="726AB987" w14:textId="6183FFF5"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where</w:t>
      </w:r>
      <w:r w:rsidR="00946248">
        <w:rPr>
          <w:rFonts w:ascii="Times New Roman" w:hAnsi="Times New Roman" w:cs="Times New Roman" w:hint="eastAsia"/>
          <w:szCs w:val="21"/>
        </w:rPr>
        <w:t xml:space="preserve"> </w:t>
      </w:r>
      <m:oMath>
        <m:acc>
          <m:accPr>
            <m:chr m:val="̅"/>
            <m:ctrlPr>
              <w:rPr>
                <w:rFonts w:ascii="Cambria Math" w:hAnsi="Cambria Math" w:cs="Times New Roman"/>
                <w:i/>
                <w:szCs w:val="21"/>
              </w:rPr>
            </m:ctrlPr>
          </m:accPr>
          <m:e>
            <m:r>
              <w:rPr>
                <w:rFonts w:ascii="Cambria Math" w:hAnsi="Cambria Math" w:cs="Times New Roman"/>
                <w:szCs w:val="21"/>
              </w:rPr>
              <m:t>R</m:t>
            </m:r>
          </m:e>
        </m:acc>
      </m:oMath>
      <w:r w:rsidR="00946248">
        <w:rPr>
          <w:rFonts w:ascii="Times New Roman" w:hAnsi="Times New Roman" w:cs="Times New Roman" w:hint="eastAsia"/>
          <w:szCs w:val="21"/>
        </w:rPr>
        <w:t xml:space="preserve"> is the average return and</w:t>
      </w:r>
      <w:r w:rsidRPr="00DD03A0">
        <w:rPr>
          <w:rFonts w:ascii="Times New Roman" w:hAnsi="Times New Roman" w:cs="Times New Roman"/>
          <w:szCs w:val="21"/>
        </w:rPr>
        <w:t xml:space="preserve"> </w:t>
      </w:r>
      <m:oMath>
        <m:sSub>
          <m:sSubPr>
            <m:ctrlPr>
              <w:rPr>
                <w:rFonts w:ascii="Cambria Math" w:hAnsi="Cambria Math" w:cs="Times New Roman"/>
                <w:i/>
                <w:szCs w:val="21"/>
              </w:rPr>
            </m:ctrlPr>
          </m:sSubPr>
          <m:e>
            <m:r>
              <w:rPr>
                <w:rFonts w:ascii="Cambria Math" w:hAnsi="Cambria Math" w:cs="Times New Roman"/>
                <w:szCs w:val="21"/>
              </w:rPr>
              <m:t>T</m:t>
            </m:r>
          </m:e>
          <m:sub>
            <m:r>
              <w:rPr>
                <w:rFonts w:ascii="Cambria Math" w:hAnsi="Cambria Math" w:cs="Times New Roman"/>
                <w:szCs w:val="21"/>
              </w:rPr>
              <m:t>i</m:t>
            </m:r>
          </m:sub>
        </m:sSub>
      </m:oMath>
      <w:r w:rsidRPr="00DD03A0">
        <w:rPr>
          <w:rFonts w:ascii="Times New Roman" w:hAnsi="Times New Roman" w:cs="Times New Roman"/>
          <w:szCs w:val="21"/>
        </w:rPr>
        <w:t xml:space="preserve"> is the length of episode </w:t>
      </w:r>
      <m:oMath>
        <m:r>
          <w:rPr>
            <w:rFonts w:ascii="Cambria Math" w:hAnsi="Cambria Math" w:cs="Times New Roman"/>
            <w:szCs w:val="21"/>
          </w:rPr>
          <m:t>i</m:t>
        </m:r>
      </m:oMath>
      <w:r w:rsidRPr="00DD03A0">
        <w:rPr>
          <w:rFonts w:ascii="Times New Roman" w:hAnsi="Times New Roman" w:cs="Times New Roman"/>
          <w:szCs w:val="21"/>
        </w:rPr>
        <w:t xml:space="preserve">. We report both </w:t>
      </w:r>
      <w:r w:rsidR="00C93CD6">
        <w:rPr>
          <w:rFonts w:ascii="Times New Roman" w:hAnsi="Times New Roman" w:cs="Times New Roman"/>
          <w:szCs w:val="21"/>
        </w:rPr>
        <w:t xml:space="preserve">the </w:t>
      </w:r>
      <w:r w:rsidRPr="00DD03A0">
        <w:rPr>
          <w:rFonts w:ascii="Times New Roman" w:hAnsi="Times New Roman" w:cs="Times New Roman"/>
          <w:szCs w:val="21"/>
        </w:rPr>
        <w:t xml:space="preserve">mean and standard deviation as </w:t>
      </w:r>
      <m:oMath>
        <m:acc>
          <m:accPr>
            <m:chr m:val="̅"/>
            <m:ctrlPr>
              <w:rPr>
                <w:rFonts w:ascii="Cambria Math" w:hAnsi="Cambria Math" w:cs="Times New Roman"/>
                <w:i/>
                <w:szCs w:val="21"/>
              </w:rPr>
            </m:ctrlPr>
          </m:accPr>
          <m:e>
            <m:r>
              <w:rPr>
                <w:rFonts w:ascii="Cambria Math" w:hAnsi="Cambria Math" w:cs="Times New Roman"/>
                <w:szCs w:val="21"/>
              </w:rPr>
              <m:t>R</m:t>
            </m:r>
            <m:ctrlPr>
              <w:rPr>
                <w:rFonts w:ascii="Cambria Math" w:hAnsi="Cambria Math" w:cs="Times New Roman"/>
                <w:i/>
                <w:noProof/>
                <w:position w:val="-11"/>
                <w:szCs w:val="21"/>
              </w:rPr>
            </m:ctrlPr>
          </m:e>
        </m:acc>
        <m:r>
          <w:rPr>
            <w:rFonts w:ascii="Cambria Math" w:hAnsi="Cambria Math" w:cs="Times New Roman"/>
            <w:szCs w:val="21"/>
          </w:rPr>
          <m:t>±</m:t>
        </m:r>
        <m:sSub>
          <m:sSubPr>
            <m:ctrlPr>
              <w:rPr>
                <w:rFonts w:ascii="Cambria Math" w:hAnsi="Cambria Math" w:cs="Times New Roman"/>
                <w:i/>
                <w:szCs w:val="21"/>
              </w:rPr>
            </m:ctrlPr>
          </m:sSubPr>
          <m:e>
            <m:r>
              <w:rPr>
                <w:rFonts w:ascii="Cambria Math" w:hAnsi="Cambria Math" w:cs="Times New Roman"/>
                <w:szCs w:val="21"/>
              </w:rPr>
              <m:t>σ</m:t>
            </m:r>
          </m:e>
          <m:sub>
            <m:r>
              <w:rPr>
                <w:rFonts w:ascii="Cambria Math" w:hAnsi="Cambria Math" w:cs="Times New Roman"/>
                <w:szCs w:val="21"/>
              </w:rPr>
              <m:t>R</m:t>
            </m:r>
          </m:sub>
        </m:sSub>
      </m:oMath>
      <w:r w:rsidRPr="00DD03A0">
        <w:rPr>
          <w:rFonts w:ascii="Times New Roman" w:hAnsi="Times New Roman" w:cs="Times New Roman"/>
          <w:szCs w:val="21"/>
        </w:rPr>
        <w:t>. Due to the sparse reward structure where only terminal states receive non-zero rewards, returns are highly bimodal, approximately +15 for survivors and −15 for deceased patients</w:t>
      </w:r>
      <w:r w:rsidR="00C93CD6">
        <w:rPr>
          <w:rFonts w:ascii="Times New Roman" w:hAnsi="Times New Roman" w:cs="Times New Roman"/>
          <w:szCs w:val="21"/>
        </w:rPr>
        <w:t>,</w:t>
      </w:r>
      <w:r w:rsidRPr="00DD03A0">
        <w:rPr>
          <w:rFonts w:ascii="Times New Roman" w:hAnsi="Times New Roman" w:cs="Times New Roman"/>
          <w:szCs w:val="21"/>
        </w:rPr>
        <w:t xml:space="preserve"> with minor variations from episode length. Average return provides a continuous performance metric complementary to binary survival rate, enabling finer-grained comparison when survival rates are similar.</w:t>
      </w:r>
    </w:p>
    <w:p w14:paraId="0A42AA1F" w14:textId="70ABF8CD" w:rsidR="009B1AE7" w:rsidRPr="00DD03A0" w:rsidRDefault="009B1AE7" w:rsidP="00C93CD6">
      <w:pPr>
        <w:ind w:firstLineChars="200" w:firstLine="420"/>
        <w:rPr>
          <w:rFonts w:ascii="Times New Roman" w:hAnsi="Times New Roman" w:cs="Times New Roman"/>
          <w:szCs w:val="21"/>
        </w:rPr>
      </w:pPr>
      <w:r w:rsidRPr="00DD03A0">
        <w:rPr>
          <w:rFonts w:ascii="Times New Roman" w:hAnsi="Times New Roman" w:cs="Times New Roman"/>
          <w:szCs w:val="21"/>
        </w:rPr>
        <w:t>Average episode length is the mean number of timesteps per episode, reflecting treatment duration:</w:t>
      </w:r>
    </w:p>
    <w:p w14:paraId="1E31C3EA" w14:textId="4098B995" w:rsidR="009B1AE7" w:rsidRPr="00DD03A0" w:rsidRDefault="00000000" w:rsidP="00E4706F">
      <w:pPr>
        <w:rPr>
          <w:rFonts w:ascii="Times New Roman" w:hAnsi="Times New Roman" w:cs="Times New Roman"/>
          <w:szCs w:val="21"/>
        </w:rPr>
      </w:pPr>
      <m:oMathPara>
        <m:oMath>
          <m:acc>
            <m:accPr>
              <m:chr m:val="̅"/>
              <m:ctrlPr>
                <w:rPr>
                  <w:rFonts w:ascii="Cambria Math" w:hAnsi="Cambria Math" w:cs="Times New Roman"/>
                  <w:i/>
                  <w:szCs w:val="21"/>
                </w:rPr>
              </m:ctrlPr>
            </m:accPr>
            <m:e>
              <m:r>
                <w:rPr>
                  <w:rFonts w:ascii="Cambria Math" w:hAnsi="Cambria Math" w:cs="Times New Roman"/>
                  <w:szCs w:val="21"/>
                </w:rPr>
                <m:t>T</m:t>
              </m:r>
              <m:ctrlPr>
                <w:rPr>
                  <w:rFonts w:ascii="Cambria Math" w:hAnsi="Cambria Math" w:cs="Times New Roman"/>
                  <w:i/>
                  <w:noProof/>
                  <w:position w:val="-19"/>
                  <w:szCs w:val="21"/>
                </w:rPr>
              </m:ctrlPr>
            </m:e>
          </m:acc>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N</m:t>
              </m:r>
            </m:den>
          </m:f>
          <m:nary>
            <m:naryPr>
              <m:chr m:val="∑"/>
              <m:limLoc m:val="undOvr"/>
              <m:ctrlPr>
                <w:rPr>
                  <w:rFonts w:ascii="Cambria Math" w:hAnsi="Cambria Math" w:cs="Times New Roman"/>
                  <w:i/>
                  <w:szCs w:val="21"/>
                </w:rPr>
              </m:ctrlPr>
            </m:naryPr>
            <m:sub>
              <m:r>
                <w:rPr>
                  <w:rFonts w:ascii="Cambria Math" w:hAnsi="Cambria Math" w:cs="Times New Roman"/>
                  <w:szCs w:val="21"/>
                </w:rPr>
                <m:t>i=1</m:t>
              </m:r>
            </m:sub>
            <m:sup>
              <m:r>
                <w:rPr>
                  <w:rFonts w:ascii="Cambria Math" w:hAnsi="Cambria Math" w:cs="Times New Roman"/>
                  <w:szCs w:val="21"/>
                </w:rPr>
                <m:t>N</m:t>
              </m:r>
            </m:sup>
            <m:e>
              <m:sSub>
                <m:sSubPr>
                  <m:ctrlPr>
                    <w:rPr>
                      <w:rFonts w:ascii="Cambria Math" w:hAnsi="Cambria Math" w:cs="Times New Roman"/>
                      <w:i/>
                      <w:szCs w:val="21"/>
                    </w:rPr>
                  </m:ctrlPr>
                </m:sSubPr>
                <m:e>
                  <m:r>
                    <w:rPr>
                      <w:rFonts w:ascii="Cambria Math" w:hAnsi="Cambria Math" w:cs="Times New Roman"/>
                      <w:szCs w:val="21"/>
                    </w:rPr>
                    <m:t>T</m:t>
                  </m:r>
                </m:e>
                <m:sub>
                  <m:r>
                    <w:rPr>
                      <w:rFonts w:ascii="Cambria Math" w:hAnsi="Cambria Math" w:cs="Times New Roman"/>
                      <w:szCs w:val="21"/>
                    </w:rPr>
                    <m:t>i</m:t>
                  </m:r>
                </m:sub>
              </m:sSub>
            </m:e>
          </m:nary>
        </m:oMath>
      </m:oMathPara>
    </w:p>
    <w:p w14:paraId="7635A5BF" w14:textId="5584E8AD" w:rsidR="009B1AE7" w:rsidRPr="00DD03A0" w:rsidRDefault="00C93CD6" w:rsidP="00E4706F">
      <w:pPr>
        <w:rPr>
          <w:rFonts w:ascii="Times New Roman" w:hAnsi="Times New Roman" w:cs="Times New Roman"/>
          <w:szCs w:val="21"/>
        </w:rPr>
      </w:pPr>
      <w:r>
        <w:rPr>
          <w:rFonts w:ascii="Times New Roman" w:hAnsi="Times New Roman" w:cs="Times New Roman" w:hint="eastAsia"/>
          <w:szCs w:val="21"/>
        </w:rPr>
        <w:t>w</w:t>
      </w:r>
      <w:r w:rsidR="00946248">
        <w:rPr>
          <w:rFonts w:ascii="Times New Roman" w:hAnsi="Times New Roman" w:cs="Times New Roman" w:hint="eastAsia"/>
          <w:szCs w:val="21"/>
        </w:rPr>
        <w:t xml:space="preserve">here </w:t>
      </w:r>
      <m:oMath>
        <m:acc>
          <m:accPr>
            <m:chr m:val="̅"/>
            <m:ctrlPr>
              <w:rPr>
                <w:rFonts w:ascii="Cambria Math" w:hAnsi="Cambria Math" w:cs="Times New Roman"/>
                <w:i/>
                <w:szCs w:val="21"/>
              </w:rPr>
            </m:ctrlPr>
          </m:accPr>
          <m:e>
            <m:r>
              <w:rPr>
                <w:rFonts w:ascii="Cambria Math" w:hAnsi="Cambria Math" w:cs="Times New Roman"/>
                <w:szCs w:val="21"/>
              </w:rPr>
              <m:t>T</m:t>
            </m:r>
          </m:e>
        </m:acc>
      </m:oMath>
      <w:r>
        <w:rPr>
          <w:rFonts w:ascii="Times New Roman" w:hAnsi="Times New Roman" w:cs="Times New Roman" w:hint="eastAsia"/>
          <w:szCs w:val="21"/>
        </w:rPr>
        <w:t xml:space="preserve"> </w:t>
      </w:r>
      <w:r w:rsidR="00946248">
        <w:rPr>
          <w:rFonts w:ascii="Times New Roman" w:hAnsi="Times New Roman" w:cs="Times New Roman" w:hint="eastAsia"/>
          <w:szCs w:val="21"/>
        </w:rPr>
        <w:t>is the average episode length.</w:t>
      </w:r>
      <m:oMath>
        <m:r>
          <w:rPr>
            <w:rFonts w:ascii="Cambria Math" w:hAnsi="Cambria Math" w:cs="Times New Roman"/>
            <w:szCs w:val="21"/>
          </w:rPr>
          <m:t xml:space="preserve"> </m:t>
        </m:r>
      </m:oMath>
      <w:r w:rsidR="009B1AE7" w:rsidRPr="00DD03A0">
        <w:rPr>
          <w:rFonts w:ascii="Times New Roman" w:hAnsi="Times New Roman" w:cs="Times New Roman"/>
          <w:szCs w:val="21"/>
        </w:rPr>
        <w:t xml:space="preserve">Each timestep represents a 4-hour interval in the ICU. Shorter episodes may indicate either rapid recovery as a positive outcome or early mortality as a negative outcome, necessitating joint interpretation with </w:t>
      </w:r>
      <w:r w:rsidR="00851AEC">
        <w:rPr>
          <w:rFonts w:ascii="Times New Roman" w:hAnsi="Times New Roman" w:cs="Times New Roman"/>
          <w:szCs w:val="21"/>
        </w:rPr>
        <w:t xml:space="preserve">the </w:t>
      </w:r>
      <w:r w:rsidR="009B1AE7" w:rsidRPr="00DD03A0">
        <w:rPr>
          <w:rFonts w:ascii="Times New Roman" w:hAnsi="Times New Roman" w:cs="Times New Roman"/>
          <w:szCs w:val="21"/>
        </w:rPr>
        <w:t xml:space="preserve">survival rate. We report mean </w:t>
      </w:r>
      <w:r w:rsidR="00851AEC" w:rsidRPr="00851AEC">
        <w:rPr>
          <w:rFonts w:ascii="Times New Roman" w:hAnsi="Times New Roman" w:cs="Times New Roman"/>
          <w:szCs w:val="21"/>
        </w:rPr>
        <w:t>±</w:t>
      </w:r>
      <w:r w:rsidR="009B1AE7" w:rsidRPr="00DD03A0">
        <w:rPr>
          <w:rFonts w:ascii="Times New Roman" w:hAnsi="Times New Roman" w:cs="Times New Roman"/>
          <w:szCs w:val="21"/>
        </w:rPr>
        <w:t xml:space="preserve"> standard deviation to capture variability in ICU length of stay.</w:t>
      </w:r>
    </w:p>
    <w:p w14:paraId="41BFF0AD" w14:textId="2C334906"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2.5.2 SOFA-Stratified Analysis</w:t>
      </w:r>
    </w:p>
    <w:p w14:paraId="1AEC8D7C" w14:textId="187C6E01"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To assess algorithm performance across patient severity levels, we stratify evaluation episodes by initial Sequential Organ Failure Assessment score, a validated clinical severity metric ranging from 0 for no organ dysfunction to 24 for severe multi-organ failure</w:t>
      </w:r>
      <w:r w:rsidR="00851AEC">
        <w:rPr>
          <w:rFonts w:ascii="Times New Roman" w:hAnsi="Times New Roman" w:cs="Times New Roman" w:hint="eastAsia"/>
          <w:szCs w:val="21"/>
        </w:rPr>
        <w:t>.</w:t>
      </w:r>
      <w:r w:rsidRPr="00DD03A0">
        <w:rPr>
          <w:rFonts w:ascii="Times New Roman" w:hAnsi="Times New Roman" w:cs="Times New Roman"/>
          <w:szCs w:val="21"/>
          <w:vertAlign w:val="superscript"/>
        </w:rPr>
        <w:t>20</w:t>
      </w:r>
      <w:r w:rsidRPr="00DD03A0">
        <w:rPr>
          <w:rFonts w:ascii="Times New Roman" w:hAnsi="Times New Roman" w:cs="Times New Roman"/>
          <w:szCs w:val="21"/>
        </w:rPr>
        <w:t xml:space="preserve"> Higher SOFA scores correlate with increased mortality risk. Patients with SOFA</w:t>
      </w:r>
      <m:oMath>
        <m:r>
          <w:rPr>
            <w:rFonts w:ascii="Cambria Math" w:hAnsi="Cambria Math" w:cs="Times New Roman"/>
            <w:szCs w:val="21"/>
          </w:rPr>
          <m:t>≥11</m:t>
        </m:r>
      </m:oMath>
      <w:r w:rsidRPr="00DD03A0">
        <w:rPr>
          <w:rFonts w:ascii="Times New Roman" w:hAnsi="Times New Roman" w:cs="Times New Roman"/>
          <w:szCs w:val="21"/>
        </w:rPr>
        <w:t xml:space="preserve"> face substantially elevated mortality compared to those with SOFA</w:t>
      </w:r>
      <m:oMath>
        <m:r>
          <w:rPr>
            <w:rFonts w:ascii="Cambria Math" w:hAnsi="Cambria Math" w:cs="Times New Roman"/>
            <w:szCs w:val="21"/>
          </w:rPr>
          <m:t>≤5</m:t>
        </m:r>
      </m:oMath>
      <w:r w:rsidRPr="00DD03A0">
        <w:rPr>
          <w:rFonts w:ascii="Times New Roman" w:hAnsi="Times New Roman" w:cs="Times New Roman"/>
          <w:szCs w:val="21"/>
        </w:rPr>
        <w:t>.</w:t>
      </w:r>
      <w:r w:rsidR="00851AEC" w:rsidRPr="00851AEC">
        <w:rPr>
          <w:rFonts w:ascii="Times New Roman" w:hAnsi="Times New Roman" w:cs="Times New Roman" w:hint="eastAsia"/>
          <w:szCs w:val="21"/>
          <w:vertAlign w:val="superscript"/>
        </w:rPr>
        <w:t>21</w:t>
      </w:r>
    </w:p>
    <w:p w14:paraId="19A20E12" w14:textId="3934E183"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We define 3 severity strata based on the initial SOFA score </w:t>
      </w:r>
      <m:oMath>
        <m:sSubSup>
          <m:sSubSupPr>
            <m:ctrlPr>
              <w:rPr>
                <w:rFonts w:ascii="Cambria Math" w:hAnsi="Cambria Math" w:cs="Times New Roman"/>
                <w:i/>
                <w:szCs w:val="21"/>
              </w:rPr>
            </m:ctrlPr>
          </m:sSubSupPr>
          <m:e>
            <m:r>
              <w:rPr>
                <w:rFonts w:ascii="Cambria Math" w:hAnsi="Cambria Math" w:cs="Times New Roman"/>
                <w:szCs w:val="21"/>
              </w:rPr>
              <m:t>s</m:t>
            </m:r>
          </m:e>
          <m:sub>
            <m:r>
              <w:rPr>
                <w:rFonts w:ascii="Cambria Math" w:hAnsi="Cambria Math" w:cs="Times New Roman"/>
                <w:szCs w:val="21"/>
              </w:rPr>
              <m:t>0</m:t>
            </m:r>
          </m:sub>
          <m:sup>
            <m:r>
              <m:rPr>
                <m:nor/>
              </m:rPr>
              <w:rPr>
                <w:rFonts w:ascii="Cambria Math" w:hAnsi="Cambria Math" w:cs="Times New Roman" w:hint="eastAsia"/>
                <w:szCs w:val="21"/>
              </w:rPr>
              <m:t>SOFA</m:t>
            </m:r>
          </m:sup>
        </m:sSubSup>
      </m:oMath>
      <w:r w:rsidRPr="00DD03A0">
        <w:rPr>
          <w:rFonts w:ascii="Times New Roman" w:hAnsi="Times New Roman" w:cs="Times New Roman"/>
          <w:szCs w:val="21"/>
        </w:rPr>
        <w:t xml:space="preserve"> at episode start. Low SOFA, representing the least severe cases, includes patients with </w:t>
      </w:r>
      <w:commentRangeStart w:id="32"/>
      <w:commentRangeStart w:id="33"/>
      <m:oMath>
        <m:sSubSup>
          <m:sSubSupPr>
            <m:ctrlPr>
              <w:rPr>
                <w:rFonts w:ascii="Cambria Math" w:hAnsi="Cambria Math" w:cs="Times New Roman"/>
                <w:i/>
                <w:szCs w:val="21"/>
              </w:rPr>
            </m:ctrlPr>
          </m:sSubSupPr>
          <m:e>
            <m:r>
              <w:rPr>
                <w:rFonts w:ascii="Cambria Math" w:hAnsi="Cambria Math" w:cs="Times New Roman"/>
                <w:szCs w:val="21"/>
              </w:rPr>
              <m:t>s</m:t>
            </m:r>
          </m:e>
          <m:sub>
            <m:r>
              <w:rPr>
                <w:rFonts w:ascii="Cambria Math" w:hAnsi="Cambria Math" w:cs="Times New Roman"/>
                <w:szCs w:val="21"/>
              </w:rPr>
              <m:t>0</m:t>
            </m:r>
          </m:sub>
          <m:sup>
            <m:r>
              <m:rPr>
                <m:nor/>
              </m:rPr>
              <w:rPr>
                <w:rFonts w:ascii="Cambria Math" w:hAnsi="Cambria Math" w:cs="Times New Roman" w:hint="eastAsia"/>
                <w:szCs w:val="21"/>
              </w:rPr>
              <m:t>SOFA</m:t>
            </m:r>
          </m:sup>
        </m:sSubSup>
        <m:r>
          <w:rPr>
            <w:rFonts w:ascii="Cambria Math" w:hAnsi="Cambria Math" w:cs="Times New Roman"/>
            <w:szCs w:val="21"/>
          </w:rPr>
          <m:t>≤5</m:t>
        </m:r>
      </m:oMath>
      <w:commentRangeEnd w:id="32"/>
      <w:r w:rsidR="00814201" w:rsidRPr="00DD03A0">
        <w:rPr>
          <w:rStyle w:val="af2"/>
          <w:rFonts w:ascii="Times New Roman" w:hAnsi="Times New Roman" w:cs="Times New Roman"/>
        </w:rPr>
        <w:commentReference w:id="32"/>
      </w:r>
      <w:commentRangeEnd w:id="33"/>
      <w:r w:rsidR="00DB534F">
        <w:rPr>
          <w:rStyle w:val="af2"/>
        </w:rPr>
        <w:commentReference w:id="33"/>
      </w:r>
      <w:r w:rsidRPr="00DD03A0">
        <w:rPr>
          <w:rFonts w:ascii="Times New Roman" w:hAnsi="Times New Roman" w:cs="Times New Roman"/>
          <w:szCs w:val="21"/>
        </w:rPr>
        <w:t xml:space="preserve"> who have minimal organ dysfunction and expected baseline survival </w:t>
      </w:r>
      <m:oMath>
        <m:r>
          <w:rPr>
            <w:rFonts w:ascii="Cambria Math" w:hAnsi="Cambria Math" w:cs="Times New Roman"/>
            <w:szCs w:val="21"/>
          </w:rPr>
          <m:t>&gt;95%</m:t>
        </m:r>
      </m:oMath>
      <w:r w:rsidRPr="00DD03A0">
        <w:rPr>
          <w:rFonts w:ascii="Times New Roman" w:hAnsi="Times New Roman" w:cs="Times New Roman"/>
          <w:szCs w:val="21"/>
        </w:rPr>
        <w:t xml:space="preserve">. Medium SOFA, representing moderate severity, includes patients with </w:t>
      </w:r>
      <m:oMath>
        <m:r>
          <w:rPr>
            <w:rFonts w:ascii="Cambria Math" w:hAnsi="Cambria Math" w:cs="Times New Roman"/>
            <w:szCs w:val="21"/>
          </w:rPr>
          <m:t>6≤</m:t>
        </m:r>
        <m:sSubSup>
          <m:sSubSupPr>
            <m:ctrlPr>
              <w:rPr>
                <w:rFonts w:ascii="Cambria Math" w:hAnsi="Cambria Math" w:cs="Times New Roman"/>
                <w:i/>
                <w:szCs w:val="21"/>
              </w:rPr>
            </m:ctrlPr>
          </m:sSubSupPr>
          <m:e>
            <m:r>
              <w:rPr>
                <w:rFonts w:ascii="Cambria Math" w:hAnsi="Cambria Math" w:cs="Times New Roman"/>
                <w:szCs w:val="21"/>
              </w:rPr>
              <m:t>s</m:t>
            </m:r>
          </m:e>
          <m:sub>
            <m:r>
              <w:rPr>
                <w:rFonts w:ascii="Cambria Math" w:hAnsi="Cambria Math" w:cs="Times New Roman"/>
                <w:szCs w:val="21"/>
              </w:rPr>
              <m:t>0</m:t>
            </m:r>
          </m:sub>
          <m:sup>
            <m:r>
              <m:rPr>
                <m:nor/>
              </m:rPr>
              <w:rPr>
                <w:rFonts w:ascii="Cambria Math" w:hAnsi="Cambria Math" w:cs="Times New Roman" w:hint="eastAsia"/>
                <w:szCs w:val="21"/>
              </w:rPr>
              <m:t>SOFA</m:t>
            </m:r>
          </m:sup>
        </m:sSubSup>
        <m:r>
          <w:rPr>
            <w:rFonts w:ascii="Cambria Math" w:hAnsi="Cambria Math" w:cs="Times New Roman"/>
            <w:szCs w:val="21"/>
          </w:rPr>
          <m:t>≤10</m:t>
        </m:r>
      </m:oMath>
      <w:r w:rsidRPr="00DD03A0">
        <w:rPr>
          <w:rFonts w:ascii="Times New Roman" w:hAnsi="Times New Roman" w:cs="Times New Roman"/>
          <w:szCs w:val="21"/>
        </w:rPr>
        <w:t xml:space="preserve"> who have moderate multi-organ dysfunction. High SOFA, representing the most severe cases, includes patients with </w:t>
      </w:r>
      <m:oMath>
        <m:sSubSup>
          <m:sSubSupPr>
            <m:ctrlPr>
              <w:rPr>
                <w:rFonts w:ascii="Cambria Math" w:hAnsi="Cambria Math" w:cs="Times New Roman"/>
                <w:i/>
                <w:szCs w:val="21"/>
              </w:rPr>
            </m:ctrlPr>
          </m:sSubSupPr>
          <m:e>
            <m:r>
              <w:rPr>
                <w:rFonts w:ascii="Cambria Math" w:hAnsi="Cambria Math" w:cs="Times New Roman"/>
                <w:szCs w:val="21"/>
              </w:rPr>
              <m:t>s</m:t>
            </m:r>
          </m:e>
          <m:sub>
            <m:r>
              <w:rPr>
                <w:rFonts w:ascii="Cambria Math" w:hAnsi="Cambria Math" w:cs="Times New Roman"/>
                <w:szCs w:val="21"/>
              </w:rPr>
              <m:t>0</m:t>
            </m:r>
          </m:sub>
          <m:sup>
            <m:r>
              <m:rPr>
                <m:nor/>
              </m:rPr>
              <w:rPr>
                <w:rFonts w:ascii="Cambria Math" w:hAnsi="Cambria Math" w:cs="Times New Roman" w:hint="eastAsia"/>
                <w:szCs w:val="21"/>
              </w:rPr>
              <m:t>SOFA</m:t>
            </m:r>
          </m:sup>
        </m:sSubSup>
        <m:r>
          <w:rPr>
            <w:rFonts w:ascii="Cambria Math" w:hAnsi="Cambria Math" w:cs="Times New Roman"/>
            <w:szCs w:val="21"/>
          </w:rPr>
          <m:t>≥11</m:t>
        </m:r>
      </m:oMath>
      <w:r w:rsidRPr="00DD03A0">
        <w:rPr>
          <w:rFonts w:ascii="Times New Roman" w:hAnsi="Times New Roman" w:cs="Times New Roman"/>
          <w:szCs w:val="21"/>
        </w:rPr>
        <w:t xml:space="preserve"> who are critically ill with severe organ dysfunction and baseline survival </w:t>
      </w:r>
      <m:oMath>
        <m:r>
          <w:rPr>
            <w:rFonts w:ascii="Cambria Math" w:hAnsi="Cambria Math" w:cs="Times New Roman"/>
            <w:szCs w:val="21"/>
          </w:rPr>
          <m:t>&lt;90%</m:t>
        </m:r>
      </m:oMath>
      <w:r w:rsidRPr="00DD03A0">
        <w:rPr>
          <w:rFonts w:ascii="Times New Roman" w:hAnsi="Times New Roman" w:cs="Times New Roman"/>
          <w:szCs w:val="21"/>
        </w:rPr>
        <w:t>.</w:t>
      </w:r>
    </w:p>
    <w:p w14:paraId="7395467F" w14:textId="0AC8F25E"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These thresholds align with clinical practice where SOFA </w:t>
      </w:r>
      <m:oMath>
        <m:r>
          <w:rPr>
            <w:rFonts w:ascii="Cambria Math" w:hAnsi="Cambria Math" w:cs="Times New Roman"/>
            <w:szCs w:val="21"/>
          </w:rPr>
          <m:t>≥11</m:t>
        </m:r>
      </m:oMath>
      <w:r w:rsidRPr="00DD03A0">
        <w:rPr>
          <w:rFonts w:ascii="Times New Roman" w:hAnsi="Times New Roman" w:cs="Times New Roman"/>
          <w:szCs w:val="21"/>
        </w:rPr>
        <w:t xml:space="preserve"> is commonly used to identify </w:t>
      </w:r>
      <w:r w:rsidRPr="00DD03A0">
        <w:rPr>
          <w:rFonts w:ascii="Times New Roman" w:hAnsi="Times New Roman" w:cs="Times New Roman"/>
          <w:szCs w:val="21"/>
        </w:rPr>
        <w:lastRenderedPageBreak/>
        <w:t>high-risk patients requiring intensive monitoring and aggressive resuscitation</w:t>
      </w:r>
      <w:r w:rsidRPr="00DD03A0">
        <w:rPr>
          <w:rFonts w:ascii="Times New Roman" w:hAnsi="Times New Roman" w:cs="Times New Roman"/>
          <w:szCs w:val="21"/>
          <w:vertAlign w:val="superscript"/>
        </w:rPr>
        <w:t>4</w:t>
      </w:r>
      <w:r w:rsidRPr="00DD03A0">
        <w:rPr>
          <w:rFonts w:ascii="Times New Roman" w:hAnsi="Times New Roman" w:cs="Times New Roman"/>
          <w:szCs w:val="21"/>
        </w:rPr>
        <w:t>. For each stratum, we report survival rate, average return, and sample size</w:t>
      </w:r>
      <w:r w:rsidR="00BC32CB" w:rsidRPr="00DD03A0">
        <w:rPr>
          <w:rFonts w:ascii="Times New Roman" w:hAnsi="Times New Roman" w:cs="Times New Roman"/>
          <w:szCs w:val="21"/>
        </w:rPr>
        <w:t xml:space="preserve"> </w:t>
      </w:r>
      <w:r w:rsidR="00BC32CB" w:rsidRPr="00DD03A0">
        <w:rPr>
          <w:rFonts w:ascii="Times New Roman" w:hAnsi="Times New Roman" w:cs="Times New Roman"/>
          <w:i/>
          <w:iCs/>
          <w:szCs w:val="21"/>
        </w:rPr>
        <w:t>n</w:t>
      </w:r>
      <w:r w:rsidRPr="00DD03A0">
        <w:rPr>
          <w:rFonts w:ascii="Times New Roman" w:hAnsi="Times New Roman" w:cs="Times New Roman"/>
          <w:szCs w:val="21"/>
        </w:rPr>
        <w:t>, enabling assessment of whether algorithms maintain performance on critically ill patients where treatment decisions are most consequential.</w:t>
      </w:r>
    </w:p>
    <w:p w14:paraId="40BE670E" w14:textId="44141A28"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SOFA stratification addresses a key concern in medical AI. Algorithms may achieve high overall accuracy by performing well on easy cases with low SOFA and high baseline survival while failing on difficult cases with high SOFA</w:t>
      </w:r>
      <w:r w:rsidR="00851AEC">
        <w:rPr>
          <w:rFonts w:ascii="Times New Roman" w:hAnsi="Times New Roman" w:cs="Times New Roman"/>
          <w:szCs w:val="21"/>
        </w:rPr>
        <w:t>,</w:t>
      </w:r>
      <w:r w:rsidRPr="00DD03A0">
        <w:rPr>
          <w:rFonts w:ascii="Times New Roman" w:hAnsi="Times New Roman" w:cs="Times New Roman"/>
          <w:szCs w:val="21"/>
        </w:rPr>
        <w:t xml:space="preserve"> where clinical impact is greatest. By separately reporting high-SOFA performance, we ensure algorithms are evaluated on their ability to help the patients who need it most. For instance, an algorithm achieving 95% overall survival but only 80% on high-SOFA patients may be less clinically valuable than one with 94% overall but 90% on high-SOFA cases, despite lower aggregate performance.</w:t>
      </w:r>
    </w:p>
    <w:p w14:paraId="518503D3" w14:textId="6513A5CC" w:rsidR="009B1AE7" w:rsidRPr="00851AEC" w:rsidRDefault="009B1AE7" w:rsidP="00E4706F">
      <w:pPr>
        <w:pStyle w:val="2"/>
        <w:spacing w:beforeLines="50" w:before="156" w:afterLines="50" w:after="156" w:line="240" w:lineRule="auto"/>
        <w:rPr>
          <w:rFonts w:cs="Times New Roman"/>
          <w:szCs w:val="28"/>
        </w:rPr>
      </w:pPr>
      <w:r w:rsidRPr="00851AEC">
        <w:rPr>
          <w:rFonts w:cs="Times New Roman"/>
          <w:szCs w:val="28"/>
        </w:rPr>
        <w:t>2.6 Baseline Policies</w:t>
      </w:r>
    </w:p>
    <w:p w14:paraId="76F09DA6" w14:textId="3E90ABA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To contextualize RL algorithm performance, we evaluate </w:t>
      </w:r>
      <w:r w:rsidR="00851AEC">
        <w:rPr>
          <w:rFonts w:ascii="Times New Roman" w:hAnsi="Times New Roman" w:cs="Times New Roman" w:hint="eastAsia"/>
          <w:szCs w:val="21"/>
        </w:rPr>
        <w:t>two</w:t>
      </w:r>
      <w:r w:rsidRPr="00DD03A0">
        <w:rPr>
          <w:rFonts w:ascii="Times New Roman" w:hAnsi="Times New Roman" w:cs="Times New Roman"/>
          <w:szCs w:val="21"/>
        </w:rPr>
        <w:t xml:space="preserve"> baseline policies.</w:t>
      </w:r>
    </w:p>
    <w:p w14:paraId="41A36A37" w14:textId="02FF7B63"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2.6.1 Random Policy</w:t>
      </w:r>
    </w:p>
    <w:p w14:paraId="563A9132" w14:textId="6579B95C"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random policy selects actions uniformly at random from the 24-action space at each timestep, with </w:t>
      </w:r>
      <m:oMath>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a</m:t>
            </m:r>
          </m:e>
          <m:e>
            <m:r>
              <w:rPr>
                <w:rFonts w:ascii="Cambria Math" w:hAnsi="Cambria Math" w:cs="Times New Roman"/>
                <w:szCs w:val="21"/>
              </w:rPr>
              <m:t>s</m:t>
            </m:r>
          </m:e>
        </m:d>
        <m:r>
          <w:rPr>
            <w:rFonts w:ascii="Cambria Math" w:hAnsi="Cambria Math" w:cs="Times New Roman"/>
            <w:szCs w:val="21"/>
          </w:rPr>
          <m:t>=</m:t>
        </m:r>
        <m:f>
          <m:fPr>
            <m:ctrlPr>
              <w:rPr>
                <w:rFonts w:ascii="Cambria Math" w:hAnsi="Cambria Math" w:cs="Times New Roman"/>
                <w:i/>
                <w:szCs w:val="21"/>
              </w:rPr>
            </m:ctrlPr>
          </m:fPr>
          <m:num>
            <m:r>
              <w:rPr>
                <w:rFonts w:ascii="Cambria Math" w:hAnsi="Cambria Math" w:cs="Times New Roman"/>
                <w:szCs w:val="21"/>
              </w:rPr>
              <m:t>1</m:t>
            </m:r>
          </m:num>
          <m:den>
            <m:r>
              <w:rPr>
                <w:rFonts w:ascii="Cambria Math" w:hAnsi="Cambria Math" w:cs="Times New Roman"/>
                <w:szCs w:val="21"/>
              </w:rPr>
              <m:t>24</m:t>
            </m:r>
          </m:den>
        </m:f>
      </m:oMath>
      <w:r w:rsidRPr="00DD03A0">
        <w:rPr>
          <w:rFonts w:ascii="Times New Roman" w:hAnsi="Times New Roman" w:cs="Times New Roman"/>
          <w:szCs w:val="21"/>
        </w:rPr>
        <w:t xml:space="preserve"> for all </w:t>
      </w:r>
      <m:oMath>
        <m:r>
          <w:rPr>
            <w:rFonts w:ascii="Cambria Math" w:hAnsi="Cambria Math" w:cs="Times New Roman"/>
            <w:szCs w:val="21"/>
          </w:rPr>
          <m:t>s∈</m:t>
        </m:r>
        <m:r>
          <m:rPr>
            <m:scr m:val="script"/>
          </m:rPr>
          <w:rPr>
            <w:rFonts w:ascii="Cambria Math" w:hAnsi="Cambria Math" w:cs="Times New Roman"/>
            <w:szCs w:val="21"/>
          </w:rPr>
          <m:t>S</m:t>
        </m:r>
      </m:oMath>
      <w:r w:rsidR="00BC32CB" w:rsidRPr="00DD03A0">
        <w:rPr>
          <w:rFonts w:ascii="Times New Roman" w:hAnsi="Times New Roman" w:cs="Times New Roman"/>
          <w:szCs w:val="21"/>
        </w:rPr>
        <w:t xml:space="preserve"> </w:t>
      </w:r>
      <w:r w:rsidRPr="00DD03A0">
        <w:rPr>
          <w:rFonts w:ascii="Times New Roman" w:hAnsi="Times New Roman" w:cs="Times New Roman"/>
          <w:szCs w:val="21"/>
        </w:rPr>
        <w:t xml:space="preserve">and </w:t>
      </w:r>
      <m:oMath>
        <m:r>
          <w:rPr>
            <w:rFonts w:ascii="Cambria Math" w:hAnsi="Cambria Math" w:cs="Times New Roman"/>
            <w:szCs w:val="21"/>
          </w:rPr>
          <m:t>a∈</m:t>
        </m:r>
        <m:d>
          <m:dPr>
            <m:begChr m:val="{"/>
            <m:endChr m:val="}"/>
            <m:ctrlPr>
              <w:rPr>
                <w:rFonts w:ascii="Cambria Math" w:hAnsi="Cambria Math" w:cs="Times New Roman"/>
                <w:i/>
                <w:szCs w:val="21"/>
              </w:rPr>
            </m:ctrlPr>
          </m:dPr>
          <m:e>
            <m:r>
              <w:rPr>
                <w:rFonts w:ascii="Cambria Math" w:hAnsi="Cambria Math" w:cs="Times New Roman"/>
                <w:szCs w:val="21"/>
              </w:rPr>
              <m:t>0,1,….,23</m:t>
            </m:r>
          </m:e>
        </m:d>
      </m:oMath>
      <w:r w:rsidRPr="00DD03A0">
        <w:rPr>
          <w:rFonts w:ascii="Times New Roman" w:hAnsi="Times New Roman" w:cs="Times New Roman"/>
          <w:szCs w:val="21"/>
        </w:rPr>
        <w:t>. This baseline tests the sensitivity of the environment to treatment choices.</w:t>
      </w:r>
    </w:p>
    <w:p w14:paraId="77ECC21D" w14:textId="6E26454B"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2.6.2 Heuristic Policy</w:t>
      </w:r>
    </w:p>
    <w:p w14:paraId="3DBCE386" w14:textId="4C5427BF" w:rsidR="00BC32CB"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This policy implements threshold-based rules from sepsis guidelines</w:t>
      </w:r>
      <w:r w:rsidR="00851AEC">
        <w:rPr>
          <w:rFonts w:ascii="Times New Roman" w:hAnsi="Times New Roman" w:cs="Times New Roman" w:hint="eastAsia"/>
          <w:szCs w:val="21"/>
        </w:rPr>
        <w:t>.</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It escalates </w:t>
      </w:r>
      <w:r w:rsidR="00814201" w:rsidRPr="00814201">
        <w:rPr>
          <w:rFonts w:ascii="Times New Roman" w:eastAsia="DengXian" w:hAnsi="Times New Roman" w:cs="Times New Roman"/>
          <w:szCs w:val="21"/>
        </w:rPr>
        <w:t>Ⅳ</w:t>
      </w:r>
      <w:r w:rsidRPr="00DD03A0">
        <w:rPr>
          <w:rFonts w:ascii="Times New Roman" w:hAnsi="Times New Roman" w:cs="Times New Roman"/>
          <w:szCs w:val="21"/>
        </w:rPr>
        <w:t xml:space="preserve"> fluids when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is below 100 mmHg</w:t>
      </w:r>
      <w:r w:rsidR="00851AEC">
        <w:rPr>
          <w:rFonts w:ascii="Times New Roman" w:hAnsi="Times New Roman" w:cs="Times New Roman"/>
          <w:szCs w:val="21"/>
        </w:rPr>
        <w:t>,</w:t>
      </w:r>
      <w:r w:rsidRPr="00DD03A0">
        <w:rPr>
          <w:rFonts w:ascii="Times New Roman" w:hAnsi="Times New Roman" w:cs="Times New Roman"/>
          <w:szCs w:val="21"/>
        </w:rPr>
        <w:t xml:space="preserve"> or lactate is above 2.0 mmol/L, and escalates vasopressors when </w:t>
      </w:r>
      <w:proofErr w:type="spellStart"/>
      <w:r w:rsidRPr="00DD03A0">
        <w:rPr>
          <w:rFonts w:ascii="Times New Roman" w:hAnsi="Times New Roman" w:cs="Times New Roman"/>
          <w:szCs w:val="21"/>
        </w:rPr>
        <w:t>MeanBP</w:t>
      </w:r>
      <w:proofErr w:type="spellEnd"/>
      <w:r w:rsidRPr="00DD03A0">
        <w:rPr>
          <w:rFonts w:ascii="Times New Roman" w:hAnsi="Times New Roman" w:cs="Times New Roman"/>
          <w:szCs w:val="21"/>
        </w:rPr>
        <w:t xml:space="preserve"> is below 65 mmHg. This policy achieved 94.6% survival.</w:t>
      </w:r>
    </w:p>
    <w:p w14:paraId="1D4089E5" w14:textId="17A57E72" w:rsidR="009B1AE7" w:rsidRPr="00851AEC" w:rsidRDefault="009B1AE7" w:rsidP="00E4706F">
      <w:pPr>
        <w:pStyle w:val="3"/>
        <w:spacing w:beforeLines="50" w:before="156" w:afterLines="50" w:after="156" w:line="240" w:lineRule="auto"/>
        <w:rPr>
          <w:rFonts w:cs="Times New Roman"/>
          <w:sz w:val="28"/>
          <w:szCs w:val="28"/>
        </w:rPr>
      </w:pPr>
      <w:r w:rsidRPr="00851AEC">
        <w:rPr>
          <w:rFonts w:cs="Times New Roman"/>
          <w:sz w:val="28"/>
          <w:szCs w:val="28"/>
        </w:rPr>
        <w:t>2.6.3 Evaluation Protocol</w:t>
      </w:r>
    </w:p>
    <w:p w14:paraId="4ACB8979" w14:textId="66357726"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All policies</w:t>
      </w:r>
      <w:r w:rsidR="00851AEC">
        <w:rPr>
          <w:rFonts w:ascii="Times New Roman" w:hAnsi="Times New Roman" w:cs="Times New Roman"/>
          <w:szCs w:val="21"/>
        </w:rPr>
        <w:t>,</w:t>
      </w:r>
      <w:r w:rsidRPr="00DD03A0">
        <w:rPr>
          <w:rFonts w:ascii="Times New Roman" w:hAnsi="Times New Roman" w:cs="Times New Roman"/>
          <w:szCs w:val="21"/>
        </w:rPr>
        <w:t xml:space="preserve"> including random, heuristic, BC, CQL, DQN, DDQN-Attention, DDQN-Residual, and SAC</w:t>
      </w:r>
      <w:r w:rsidR="00814201">
        <w:rPr>
          <w:rFonts w:ascii="Times New Roman" w:hAnsi="Times New Roman" w:cs="Times New Roman"/>
          <w:szCs w:val="21"/>
        </w:rPr>
        <w:t>,</w:t>
      </w:r>
      <w:r w:rsidRPr="00DD03A0">
        <w:rPr>
          <w:rFonts w:ascii="Times New Roman" w:hAnsi="Times New Roman" w:cs="Times New Roman"/>
          <w:szCs w:val="21"/>
        </w:rPr>
        <w:t xml:space="preserve"> are evaluated on </w:t>
      </w:r>
      <m:oMath>
        <m:r>
          <w:rPr>
            <w:rFonts w:ascii="Cambria Math" w:hAnsi="Cambria Math" w:cs="Times New Roman"/>
            <w:szCs w:val="21"/>
          </w:rPr>
          <m:t>N=500</m:t>
        </m:r>
      </m:oMath>
      <w:r w:rsidRPr="00DD03A0">
        <w:rPr>
          <w:rFonts w:ascii="Times New Roman" w:hAnsi="Times New Roman" w:cs="Times New Roman"/>
          <w:szCs w:val="21"/>
        </w:rPr>
        <w:t xml:space="preserve"> episodes in the Gym-Sepsis simulator using a standardized protocol for fair comparison.</w:t>
      </w:r>
    </w:p>
    <w:p w14:paraId="433208D3" w14:textId="2C28D3C2"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Each episode begins with </w:t>
      </w:r>
      <w:r w:rsidR="00814201">
        <w:rPr>
          <w:rFonts w:ascii="Times New Roman" w:hAnsi="Times New Roman" w:cs="Times New Roman"/>
          <w:szCs w:val="21"/>
        </w:rPr>
        <w:t xml:space="preserve">an </w:t>
      </w:r>
      <w:r w:rsidR="004A3CEA" w:rsidRPr="004A3CEA">
        <w:rPr>
          <w:rFonts w:ascii="Times New Roman" w:hAnsi="Times New Roman" w:cs="Times New Roman" w:hint="eastAsia"/>
          <w:szCs w:val="21"/>
        </w:rPr>
        <w:t>environment reset function</w:t>
      </w:r>
      <w:r w:rsidRPr="00DD03A0">
        <w:rPr>
          <w:rFonts w:ascii="Times New Roman" w:hAnsi="Times New Roman" w:cs="Times New Roman"/>
          <w:szCs w:val="21"/>
        </w:rPr>
        <w:t>, which samples an initial patient state from the MIMIC-</w:t>
      </w:r>
      <w:r w:rsidR="00D46452">
        <w:rPr>
          <w:rFonts w:ascii="Times New Roman" w:hAnsi="Times New Roman" w:cs="Times New Roman"/>
          <w:szCs w:val="21"/>
        </w:rPr>
        <w:t>Ⅲ</w:t>
      </w:r>
      <w:r w:rsidRPr="00DD03A0">
        <w:rPr>
          <w:rFonts w:ascii="Times New Roman" w:hAnsi="Times New Roman" w:cs="Times New Roman"/>
          <w:szCs w:val="21"/>
        </w:rPr>
        <w:t>-derived distribution learned by the gym-sepsis simulator</w:t>
      </w:r>
      <w:r w:rsidR="00851AEC">
        <w:rPr>
          <w:rFonts w:ascii="Times New Roman" w:hAnsi="Times New Roman" w:cs="Times New Roman" w:hint="eastAsia"/>
          <w:szCs w:val="21"/>
        </w:rPr>
        <w:t>.</w:t>
      </w:r>
      <w:r w:rsidRPr="00DD03A0">
        <w:rPr>
          <w:rFonts w:ascii="Times New Roman" w:hAnsi="Times New Roman" w:cs="Times New Roman"/>
          <w:szCs w:val="21"/>
          <w:vertAlign w:val="superscript"/>
        </w:rPr>
        <w:t>10</w:t>
      </w:r>
      <w:r w:rsidRPr="00DD03A0">
        <w:rPr>
          <w:rFonts w:ascii="Times New Roman" w:hAnsi="Times New Roman" w:cs="Times New Roman"/>
          <w:szCs w:val="21"/>
        </w:rPr>
        <w:t xml:space="preserve"> This stochastic initialization ensures evaluation covers diverse patient presentations with varying SOFA scores, comorbidities, and vital signs reflective of real ICU populations. Each algorithm is evaluated on an independently sampled set of 500 episodes drawn from the same MIMIC-</w:t>
      </w:r>
      <w:r w:rsidR="00D46452">
        <w:rPr>
          <w:rFonts w:ascii="Times New Roman" w:hAnsi="Times New Roman" w:cs="Times New Roman"/>
          <w:szCs w:val="21"/>
        </w:rPr>
        <w:t>Ⅲ</w:t>
      </w:r>
      <w:r w:rsidRPr="00DD03A0">
        <w:rPr>
          <w:rFonts w:ascii="Times New Roman" w:hAnsi="Times New Roman" w:cs="Times New Roman"/>
          <w:szCs w:val="21"/>
        </w:rPr>
        <w:t>-derived starting state distribution. While all algorithms are evaluated using the same simulator and sampling distribution, the specific patient trajectories encountered by each algorithm differ due to the stochastic episode initialization. With 500 episodes per algorithm, performance metrics should converge to distribution-level expectations, though patient-level comparisons across algorithms are not possible.</w:t>
      </w:r>
    </w:p>
    <w:p w14:paraId="3F50078C" w14:textId="14806484"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Policies are evaluated deterministically without exploration noise or stochasticity in action </w:t>
      </w:r>
      <w:r w:rsidRPr="00DD03A0">
        <w:rPr>
          <w:rFonts w:ascii="Times New Roman" w:hAnsi="Times New Roman" w:cs="Times New Roman"/>
          <w:szCs w:val="21"/>
        </w:rPr>
        <w:lastRenderedPageBreak/>
        <w:t xml:space="preserve">selection to assess their learned behavior without confounding exploration randomness. For discrete policies including BC, CQL, DQN, and DDQN variants, we select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r>
          <w:rPr>
            <w:rFonts w:ascii="Cambria Math" w:hAnsi="Cambria Math" w:cs="Times New Roman"/>
            <w:szCs w:val="21"/>
          </w:rPr>
          <m:t>=</m:t>
        </m:r>
        <m:r>
          <m:rPr>
            <m:nor/>
          </m:rPr>
          <w:rPr>
            <w:rFonts w:ascii="Cambria Math" w:hAnsi="Cambria Math" w:cs="Times New Roman" w:hint="eastAsia"/>
            <w:szCs w:val="21"/>
          </w:rPr>
          <m:t>arg</m:t>
        </m:r>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r>
                  <w:rPr>
                    <w:rFonts w:ascii="Cambria Math" w:hAnsi="Cambria Math" w:cs="Times New Roman"/>
                    <w:szCs w:val="21"/>
                  </w:rPr>
                  <m:t>a</m:t>
                </m:r>
              </m:lim>
            </m:limLow>
          </m:fName>
          <m:e>
            <m:r>
              <w:rPr>
                <w:rFonts w:ascii="Cambria Math" w:hAnsi="Cambria Math" w:cs="Times New Roman"/>
                <w:szCs w:val="21"/>
              </w:rPr>
              <m:t>Q</m:t>
            </m:r>
            <m:d>
              <m:dPr>
                <m:ctrlPr>
                  <w:rPr>
                    <w:rFonts w:ascii="Cambria Math" w:hAnsi="Cambria Math" w:cs="Times New Roman"/>
                    <w:i/>
                    <w:szCs w:val="21"/>
                  </w:rPr>
                </m:ctrlPr>
              </m:dPr>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r>
                  <w:rPr>
                    <w:rFonts w:ascii="Cambria Math" w:hAnsi="Cambria Math" w:cs="Times New Roman"/>
                    <w:szCs w:val="21"/>
                  </w:rPr>
                  <m:t>,a</m:t>
                </m:r>
              </m:e>
            </m:d>
          </m:e>
        </m:func>
        <m:r>
          <w:rPr>
            <w:rFonts w:ascii="Cambria Math" w:hAnsi="Cambria Math" w:cs="Times New Roman"/>
            <w:szCs w:val="21"/>
          </w:rPr>
          <m:t xml:space="preserve"> </m:t>
        </m:r>
      </m:oMath>
      <w:r w:rsidR="004A3CEA">
        <w:rPr>
          <w:rFonts w:ascii="Times New Roman" w:hAnsi="Times New Roman" w:cs="Times New Roman" w:hint="eastAsia"/>
          <w:szCs w:val="21"/>
        </w:rPr>
        <w:t xml:space="preserve">or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r>
          <w:rPr>
            <w:rFonts w:ascii="Cambria Math" w:hAnsi="Cambria Math" w:cs="Times New Roman"/>
            <w:szCs w:val="21"/>
          </w:rPr>
          <m:t>=</m:t>
        </m:r>
        <m:r>
          <m:rPr>
            <m:nor/>
          </m:rPr>
          <w:rPr>
            <w:rFonts w:ascii="Cambria Math" w:hAnsi="Cambria Math" w:cs="Times New Roman" w:hint="eastAsia"/>
            <w:szCs w:val="21"/>
          </w:rPr>
          <m:t>arg</m:t>
        </m:r>
        <m:func>
          <m:funcPr>
            <m:ctrlPr>
              <w:rPr>
                <w:rFonts w:ascii="Cambria Math" w:hAnsi="Cambria Math" w:cs="Times New Roman"/>
                <w:i/>
                <w:szCs w:val="21"/>
              </w:rPr>
            </m:ctrlPr>
          </m:funcPr>
          <m:fName>
            <m:limLow>
              <m:limLowPr>
                <m:ctrlPr>
                  <w:rPr>
                    <w:rFonts w:ascii="Cambria Math" w:hAnsi="Cambria Math" w:cs="Times New Roman"/>
                    <w:i/>
                    <w:szCs w:val="21"/>
                  </w:rPr>
                </m:ctrlPr>
              </m:limLowPr>
              <m:e>
                <m:r>
                  <m:rPr>
                    <m:sty m:val="p"/>
                  </m:rPr>
                  <w:rPr>
                    <w:rFonts w:ascii="Cambria Math" w:hAnsi="Cambria Math" w:cs="Times New Roman"/>
                    <w:szCs w:val="21"/>
                  </w:rPr>
                  <m:t>max</m:t>
                </m:r>
              </m:e>
              <m:lim>
                <m:r>
                  <w:rPr>
                    <w:rFonts w:ascii="Cambria Math" w:hAnsi="Cambria Math" w:cs="Times New Roman"/>
                    <w:szCs w:val="21"/>
                  </w:rPr>
                  <m:t>a</m:t>
                </m:r>
              </m:lim>
            </m:limLow>
          </m:fName>
          <m:e>
            <m:r>
              <w:rPr>
                <w:rFonts w:ascii="Cambria Math" w:hAnsi="Cambria Math" w:cs="Times New Roman"/>
                <w:szCs w:val="21"/>
              </w:rPr>
              <m:t>π</m:t>
            </m:r>
            <m:d>
              <m:dPr>
                <m:ctrlPr>
                  <w:rPr>
                    <w:rFonts w:ascii="Cambria Math" w:hAnsi="Cambria Math" w:cs="Times New Roman"/>
                    <w:i/>
                    <w:szCs w:val="21"/>
                  </w:rPr>
                </m:ctrlPr>
              </m:dPr>
              <m:e>
                <m:r>
                  <w:rPr>
                    <w:rFonts w:ascii="Cambria Math" w:hAnsi="Cambria Math" w:cs="Times New Roman"/>
                    <w:szCs w:val="21"/>
                  </w:rPr>
                  <m:t>a</m:t>
                </m:r>
              </m:e>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e>
            </m:d>
          </m:e>
        </m:func>
      </m:oMath>
      <w:r w:rsidR="00814201" w:rsidRPr="00DD03A0">
        <w:rPr>
          <w:rFonts w:ascii="Times New Roman" w:hAnsi="Times New Roman" w:cs="Times New Roman"/>
          <w:szCs w:val="21"/>
        </w:rPr>
        <w:t>.</w:t>
      </w:r>
      <w:r w:rsidRPr="00DD03A0">
        <w:rPr>
          <w:rFonts w:ascii="Times New Roman" w:hAnsi="Times New Roman" w:cs="Times New Roman"/>
          <w:szCs w:val="21"/>
        </w:rPr>
        <w:t xml:space="preserve"> For SAC which uses a stochastic policy, we use the mean action </w:t>
      </w:r>
      <m:oMath>
        <m:sSub>
          <m:sSubPr>
            <m:ctrlPr>
              <w:rPr>
                <w:rFonts w:ascii="Cambria Math" w:hAnsi="Cambria Math" w:cs="Times New Roman"/>
                <w:i/>
                <w:szCs w:val="21"/>
              </w:rPr>
            </m:ctrlPr>
          </m:sSubPr>
          <m:e>
            <m:r>
              <w:rPr>
                <w:rFonts w:ascii="Cambria Math" w:hAnsi="Cambria Math" w:cs="Times New Roman"/>
                <w:szCs w:val="21"/>
              </w:rPr>
              <m:t>a</m:t>
            </m:r>
          </m:e>
          <m:sub>
            <m:r>
              <w:rPr>
                <w:rFonts w:ascii="Cambria Math" w:hAnsi="Cambria Math" w:cs="Times New Roman"/>
                <w:szCs w:val="21"/>
              </w:rPr>
              <m:t>t</m:t>
            </m:r>
          </m:sub>
        </m:sSub>
        <m:r>
          <w:rPr>
            <w:rFonts w:ascii="Cambria Math" w:hAnsi="Cambria Math" w:cs="Times New Roman"/>
            <w:szCs w:val="21"/>
          </w:rPr>
          <m:t>=</m:t>
        </m:r>
        <m:sSub>
          <m:sSubPr>
            <m:ctrlPr>
              <w:rPr>
                <w:rFonts w:ascii="Cambria Math" w:hAnsi="Cambria Math" w:cs="Times New Roman"/>
                <w:i/>
                <w:szCs w:val="21"/>
              </w:rPr>
            </m:ctrlPr>
          </m:sSubPr>
          <m:e>
            <m:r>
              <m:rPr>
                <m:scr m:val="double-struck"/>
              </m:rPr>
              <w:rPr>
                <w:rFonts w:ascii="Cambria Math" w:hAnsi="Cambria Math" w:cs="Times New Roman"/>
                <w:szCs w:val="21"/>
              </w:rPr>
              <m:t>E</m:t>
            </m:r>
          </m:e>
          <m:sub>
            <m:r>
              <w:rPr>
                <w:rFonts w:ascii="Cambria Math" w:hAnsi="Cambria Math" w:cs="Times New Roman"/>
                <w:szCs w:val="21"/>
              </w:rPr>
              <m:t>a~π</m:t>
            </m:r>
            <m:d>
              <m:dPr>
                <m:ctrlPr>
                  <w:rPr>
                    <w:rFonts w:ascii="Cambria Math" w:hAnsi="Cambria Math" w:cs="Times New Roman"/>
                    <w:i/>
                    <w:szCs w:val="21"/>
                  </w:rPr>
                </m:ctrlPr>
              </m:dPr>
              <m:e>
                <m:r>
                  <w:rPr>
                    <w:rFonts w:ascii="Cambria Math" w:hAnsi="Cambria Math" w:cs="Times New Roman"/>
                    <w:szCs w:val="21"/>
                  </w:rPr>
                  <m:t>⋅</m:t>
                </m:r>
              </m:e>
              <m:e>
                <m:sSub>
                  <m:sSubPr>
                    <m:ctrlPr>
                      <w:rPr>
                        <w:rFonts w:ascii="Cambria Math" w:hAnsi="Cambria Math" w:cs="Times New Roman"/>
                        <w:i/>
                        <w:szCs w:val="21"/>
                      </w:rPr>
                    </m:ctrlPr>
                  </m:sSubPr>
                  <m:e>
                    <m:r>
                      <w:rPr>
                        <w:rFonts w:ascii="Cambria Math" w:hAnsi="Cambria Math" w:cs="Times New Roman"/>
                        <w:szCs w:val="21"/>
                      </w:rPr>
                      <m:t>s</m:t>
                    </m:r>
                  </m:e>
                  <m:sub>
                    <m:r>
                      <w:rPr>
                        <w:rFonts w:ascii="Cambria Math" w:hAnsi="Cambria Math" w:cs="Times New Roman"/>
                        <w:szCs w:val="21"/>
                      </w:rPr>
                      <m:t>t</m:t>
                    </m:r>
                  </m:sub>
                </m:sSub>
              </m:e>
            </m:d>
          </m:sub>
        </m:sSub>
        <m:d>
          <m:dPr>
            <m:begChr m:val="["/>
            <m:endChr m:val="]"/>
            <m:ctrlPr>
              <w:rPr>
                <w:rFonts w:ascii="Cambria Math" w:hAnsi="Cambria Math" w:cs="Times New Roman"/>
                <w:i/>
                <w:szCs w:val="21"/>
              </w:rPr>
            </m:ctrlPr>
          </m:dPr>
          <m:e>
            <m:r>
              <w:rPr>
                <w:rFonts w:ascii="Cambria Math" w:hAnsi="Cambria Math" w:cs="Times New Roman"/>
                <w:szCs w:val="21"/>
              </w:rPr>
              <m:t>a</m:t>
            </m:r>
          </m:e>
        </m:d>
      </m:oMath>
      <w:r w:rsidRPr="00DD03A0">
        <w:rPr>
          <w:rFonts w:ascii="Times New Roman" w:hAnsi="Times New Roman" w:cs="Times New Roman"/>
          <w:szCs w:val="21"/>
        </w:rPr>
        <w:t xml:space="preserve"> rather than sampling, equivalent to setting the temperature parameter to zero. This protocol mirrors clinical deployment</w:t>
      </w:r>
      <w:r w:rsidR="00814201">
        <w:rPr>
          <w:rFonts w:ascii="Times New Roman" w:hAnsi="Times New Roman" w:cs="Times New Roman"/>
          <w:szCs w:val="21"/>
        </w:rPr>
        <w:t>,</w:t>
      </w:r>
      <w:r w:rsidRPr="00DD03A0">
        <w:rPr>
          <w:rFonts w:ascii="Times New Roman" w:hAnsi="Times New Roman" w:cs="Times New Roman"/>
          <w:szCs w:val="21"/>
        </w:rPr>
        <w:t xml:space="preserve"> where policies must make reliable, reproducible decisions without trial-and-error exploration.</w:t>
      </w:r>
    </w:p>
    <w:p w14:paraId="008B2076" w14:textId="71E853FF"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Episodes terminate when the simulator</w:t>
      </w:r>
      <w:r w:rsidR="007E251F">
        <w:rPr>
          <w:rFonts w:ascii="Times New Roman" w:hAnsi="Times New Roman" w:cs="Times New Roman"/>
          <w:szCs w:val="21"/>
        </w:rPr>
        <w:t>’</w:t>
      </w:r>
      <w:r w:rsidRPr="00DD03A0">
        <w:rPr>
          <w:rFonts w:ascii="Times New Roman" w:hAnsi="Times New Roman" w:cs="Times New Roman"/>
          <w:szCs w:val="21"/>
        </w:rPr>
        <w:t>s learned dynamics model predicts either patient discharge or death, or after 50 timesteps representing 200 hours or approximately 8.3 days, whichever occurs first. The vast majority of episodes, more than 95%, terminate naturally before the 50-step limit, indicating the simulator</w:t>
      </w:r>
      <w:r w:rsidR="007E251F">
        <w:rPr>
          <w:rFonts w:ascii="Times New Roman" w:hAnsi="Times New Roman" w:cs="Times New Roman"/>
          <w:szCs w:val="21"/>
        </w:rPr>
        <w:t>’</w:t>
      </w:r>
      <w:r w:rsidRPr="00DD03A0">
        <w:rPr>
          <w:rFonts w:ascii="Times New Roman" w:hAnsi="Times New Roman" w:cs="Times New Roman"/>
          <w:szCs w:val="21"/>
        </w:rPr>
        <w:t>s dynamics model produces realistic ICU trajectories.</w:t>
      </w:r>
    </w:p>
    <w:p w14:paraId="74690171" w14:textId="36131729" w:rsidR="009B1AE7" w:rsidRPr="00DD03A0" w:rsidRDefault="009B1AE7" w:rsidP="00E4706F">
      <w:pPr>
        <w:rPr>
          <w:rFonts w:ascii="Times New Roman" w:hAnsi="Times New Roman" w:cs="Times New Roman"/>
          <w:szCs w:val="21"/>
        </w:rPr>
      </w:pPr>
      <w:r w:rsidRPr="00DD03A0">
        <w:rPr>
          <w:rFonts w:ascii="Times New Roman" w:hAnsi="Times New Roman" w:cs="Times New Roman"/>
          <w:szCs w:val="21"/>
        </w:rPr>
        <w:t xml:space="preserve">For each episode, we record </w:t>
      </w:r>
      <w:r w:rsidR="00814201">
        <w:rPr>
          <w:rFonts w:ascii="Times New Roman" w:hAnsi="Times New Roman" w:cs="Times New Roman"/>
          <w:szCs w:val="21"/>
        </w:rPr>
        <w:t xml:space="preserve">the </w:t>
      </w:r>
      <w:r w:rsidRPr="00DD03A0">
        <w:rPr>
          <w:rFonts w:ascii="Times New Roman" w:hAnsi="Times New Roman" w:cs="Times New Roman"/>
          <w:szCs w:val="21"/>
        </w:rPr>
        <w:t xml:space="preserve">initial SOFA score </w:t>
      </w:r>
      <m:oMath>
        <m:sSubSup>
          <m:sSubSupPr>
            <m:ctrlPr>
              <w:rPr>
                <w:rFonts w:ascii="Cambria Math" w:hAnsi="Cambria Math" w:cs="Times New Roman"/>
                <w:i/>
                <w:szCs w:val="21"/>
              </w:rPr>
            </m:ctrlPr>
          </m:sSubSupPr>
          <m:e>
            <m:r>
              <w:rPr>
                <w:rFonts w:ascii="Cambria Math" w:hAnsi="Cambria Math" w:cs="Times New Roman"/>
                <w:szCs w:val="21"/>
              </w:rPr>
              <m:t>s</m:t>
            </m:r>
          </m:e>
          <m:sub>
            <m:r>
              <w:rPr>
                <w:rFonts w:ascii="Cambria Math" w:hAnsi="Cambria Math" w:cs="Times New Roman"/>
                <w:szCs w:val="21"/>
              </w:rPr>
              <m:t>0</m:t>
            </m:r>
          </m:sub>
          <m:sup>
            <m:r>
              <m:rPr>
                <m:nor/>
              </m:rPr>
              <w:rPr>
                <w:rFonts w:ascii="Cambria Math" w:hAnsi="Cambria Math" w:cs="Times New Roman" w:hint="eastAsia"/>
                <w:szCs w:val="21"/>
              </w:rPr>
              <m:t>SOFA</m:t>
            </m:r>
          </m:sup>
        </m:sSubSup>
      </m:oMath>
      <w:r w:rsidRPr="00DD03A0">
        <w:rPr>
          <w:rFonts w:ascii="Times New Roman" w:hAnsi="Times New Roman" w:cs="Times New Roman"/>
          <w:szCs w:val="21"/>
        </w:rPr>
        <w:t xml:space="preserve">, cumulative return </w:t>
      </w:r>
      <m:oMath>
        <m:r>
          <w:rPr>
            <w:rFonts w:ascii="Cambria Math" w:hAnsi="Cambria Math" w:cs="Times New Roman"/>
            <w:szCs w:val="21"/>
          </w:rPr>
          <m:t>R=</m:t>
        </m:r>
        <m:nary>
          <m:naryPr>
            <m:chr m:val="∑"/>
            <m:limLoc m:val="undOvr"/>
            <m:supHide m:val="1"/>
            <m:ctrlPr>
              <w:rPr>
                <w:rFonts w:ascii="Cambria Math" w:hAnsi="Cambria Math" w:cs="Times New Roman"/>
                <w:i/>
                <w:szCs w:val="21"/>
              </w:rPr>
            </m:ctrlPr>
          </m:naryPr>
          <m:sub>
            <m:r>
              <w:rPr>
                <w:rFonts w:ascii="Cambria Math" w:hAnsi="Cambria Math" w:cs="Times New Roman"/>
                <w:szCs w:val="21"/>
              </w:rPr>
              <m:t>t</m:t>
            </m:r>
          </m:sub>
          <m:sup/>
          <m:e>
            <m:sSub>
              <m:sSubPr>
                <m:ctrlPr>
                  <w:rPr>
                    <w:rFonts w:ascii="Cambria Math" w:hAnsi="Cambria Math" w:cs="Times New Roman"/>
                    <w:i/>
                    <w:szCs w:val="21"/>
                  </w:rPr>
                </m:ctrlPr>
              </m:sSubPr>
              <m:e>
                <m:r>
                  <w:rPr>
                    <w:rFonts w:ascii="Cambria Math" w:hAnsi="Cambria Math" w:cs="Times New Roman"/>
                    <w:szCs w:val="21"/>
                  </w:rPr>
                  <m:t>r</m:t>
                </m:r>
              </m:e>
              <m:sub>
                <m:r>
                  <w:rPr>
                    <w:rFonts w:ascii="Cambria Math" w:hAnsi="Cambria Math" w:cs="Times New Roman"/>
                    <w:szCs w:val="21"/>
                  </w:rPr>
                  <m:t>t</m:t>
                </m:r>
              </m:sub>
            </m:sSub>
          </m:e>
        </m:nary>
      </m:oMath>
      <w:r w:rsidRPr="00DD03A0">
        <w:rPr>
          <w:rFonts w:ascii="Times New Roman" w:hAnsi="Times New Roman" w:cs="Times New Roman"/>
          <w:szCs w:val="21"/>
        </w:rPr>
        <w:t xml:space="preserve">, episode length </w:t>
      </w:r>
      <w:r w:rsidRPr="00DD03A0">
        <w:rPr>
          <w:rFonts w:ascii="Times New Roman" w:hAnsi="Times New Roman" w:cs="Times New Roman"/>
          <w:i/>
          <w:iCs/>
          <w:szCs w:val="21"/>
        </w:rPr>
        <w:t>T</w:t>
      </w:r>
      <w:r w:rsidRPr="00DD03A0">
        <w:rPr>
          <w:rFonts w:ascii="Times New Roman" w:hAnsi="Times New Roman" w:cs="Times New Roman"/>
          <w:szCs w:val="21"/>
        </w:rPr>
        <w:t>, and survival outcome as a binary variable. We aggregate across all 500 episodes to compute overall metrics</w:t>
      </w:r>
      <w:r w:rsidR="00814201">
        <w:rPr>
          <w:rFonts w:ascii="Times New Roman" w:hAnsi="Times New Roman" w:cs="Times New Roman"/>
          <w:szCs w:val="21"/>
        </w:rPr>
        <w:t>,</w:t>
      </w:r>
      <w:r w:rsidRPr="00DD03A0">
        <w:rPr>
          <w:rFonts w:ascii="Times New Roman" w:hAnsi="Times New Roman" w:cs="Times New Roman"/>
          <w:szCs w:val="21"/>
        </w:rPr>
        <w:t xml:space="preserve"> including survival rate, average return, and average length, as well as SOFA-stratified metrics. All results are reported as </w:t>
      </w:r>
      <w:r w:rsidR="00814201">
        <w:rPr>
          <w:rFonts w:ascii="Times New Roman" w:hAnsi="Times New Roman" w:cs="Times New Roman"/>
          <w:szCs w:val="21"/>
        </w:rPr>
        <w:t xml:space="preserve">the </w:t>
      </w:r>
      <w:r w:rsidRPr="00DD03A0">
        <w:rPr>
          <w:rFonts w:ascii="Times New Roman" w:hAnsi="Times New Roman" w:cs="Times New Roman"/>
          <w:szCs w:val="21"/>
        </w:rPr>
        <w:t xml:space="preserve">mean </w:t>
      </w:r>
      <m:oMath>
        <m:r>
          <w:rPr>
            <w:rFonts w:ascii="Cambria Math" w:hAnsi="Cambria Math" w:cs="Times New Roman"/>
            <w:szCs w:val="21"/>
          </w:rPr>
          <m:t>±</m:t>
        </m:r>
      </m:oMath>
      <w:r w:rsidRPr="00DD03A0">
        <w:rPr>
          <w:rFonts w:ascii="Times New Roman" w:hAnsi="Times New Roman" w:cs="Times New Roman"/>
          <w:szCs w:val="21"/>
        </w:rPr>
        <w:t xml:space="preserve"> standard deviation. Given the large sample size of </w:t>
      </w:r>
      <w:r w:rsidR="00814201" w:rsidRPr="00814201">
        <w:rPr>
          <w:rFonts w:ascii="Times New Roman" w:hAnsi="Times New Roman" w:cs="Times New Roman" w:hint="eastAsia"/>
          <w:i/>
          <w:noProof/>
          <w:szCs w:val="21"/>
        </w:rPr>
        <w:t>N = 500</w:t>
      </w:r>
      <w:r w:rsidRPr="00DD03A0">
        <w:rPr>
          <w:rFonts w:ascii="Times New Roman" w:hAnsi="Times New Roman" w:cs="Times New Roman"/>
          <w:szCs w:val="21"/>
        </w:rPr>
        <w:t xml:space="preserve"> and sampling from a consistent distribution, performance differences exceeding </w:t>
      </w:r>
      <w:r w:rsidR="00814201">
        <w:rPr>
          <w:rFonts w:ascii="Times New Roman" w:hAnsi="Times New Roman" w:cs="Times New Roman"/>
          <w:szCs w:val="21"/>
        </w:rPr>
        <w:t xml:space="preserve">the </w:t>
      </w:r>
      <w:r w:rsidRPr="00DD03A0">
        <w:rPr>
          <w:rFonts w:ascii="Times New Roman" w:hAnsi="Times New Roman" w:cs="Times New Roman"/>
          <w:szCs w:val="21"/>
        </w:rPr>
        <w:t xml:space="preserve">expected sampling variability of approximately </w:t>
      </w:r>
      <m:oMath>
        <m:r>
          <w:rPr>
            <w:rFonts w:ascii="Cambria Math" w:hAnsi="Cambria Math" w:cs="Times New Roman"/>
            <w:szCs w:val="21"/>
          </w:rPr>
          <m:t>±2%</m:t>
        </m:r>
      </m:oMath>
      <w:r w:rsidRPr="00DD03A0">
        <w:rPr>
          <w:rFonts w:ascii="Times New Roman" w:hAnsi="Times New Roman" w:cs="Times New Roman"/>
          <w:szCs w:val="21"/>
        </w:rPr>
        <w:t xml:space="preserve"> for survival rates</w:t>
      </w:r>
      <w:r w:rsidR="00814201">
        <w:rPr>
          <w:rFonts w:ascii="Times New Roman" w:hAnsi="Times New Roman" w:cs="Times New Roman"/>
          <w:szCs w:val="21"/>
        </w:rPr>
        <w:t>,</w:t>
      </w:r>
      <w:r w:rsidRPr="00DD03A0">
        <w:rPr>
          <w:rFonts w:ascii="Times New Roman" w:hAnsi="Times New Roman" w:cs="Times New Roman"/>
          <w:szCs w:val="21"/>
        </w:rPr>
        <w:t xml:space="preserve"> likely reflect genuine algorithmic differences rather than evaluation set variance.</w:t>
      </w:r>
    </w:p>
    <w:p w14:paraId="0EBDF10C" w14:textId="5D96DDB5" w:rsidR="009B1AE7" w:rsidRPr="00851AEC" w:rsidRDefault="009B1AE7" w:rsidP="00E4706F">
      <w:pPr>
        <w:pStyle w:val="2"/>
        <w:spacing w:beforeLines="50" w:before="156" w:afterLines="50" w:after="156" w:line="240" w:lineRule="auto"/>
        <w:rPr>
          <w:rFonts w:cs="Times New Roman"/>
          <w:szCs w:val="28"/>
        </w:rPr>
      </w:pPr>
      <w:r w:rsidRPr="00851AEC">
        <w:rPr>
          <w:rFonts w:cs="Times New Roman"/>
          <w:szCs w:val="28"/>
        </w:rPr>
        <w:t>2.7 Statistical Analysis</w:t>
      </w:r>
    </w:p>
    <w:p w14:paraId="27D51B26"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All statistical analyses were performed using Python (Version 3.10, Python Software Foundation, Wilmington, DE, USA) with NumPy and SciPy libraries.</w:t>
      </w:r>
    </w:p>
    <w:p w14:paraId="21AF8283" w14:textId="35B7388C"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Performance metrics</w:t>
      </w:r>
      <w:r w:rsidR="00814201">
        <w:rPr>
          <w:rFonts w:ascii="Times New Roman" w:hAnsi="Times New Roman" w:cs="Times New Roman"/>
          <w:szCs w:val="21"/>
        </w:rPr>
        <w:t>,</w:t>
      </w:r>
      <w:r w:rsidRPr="00DD03A0">
        <w:rPr>
          <w:rFonts w:ascii="Times New Roman" w:hAnsi="Times New Roman" w:cs="Times New Roman"/>
          <w:szCs w:val="21"/>
        </w:rPr>
        <w:t xml:space="preserve"> including survival rate, average return, and episode length</w:t>
      </w:r>
      <w:r w:rsidR="00814201">
        <w:rPr>
          <w:rFonts w:ascii="Times New Roman" w:hAnsi="Times New Roman" w:cs="Times New Roman"/>
          <w:szCs w:val="21"/>
        </w:rPr>
        <w:t>,</w:t>
      </w:r>
      <w:r w:rsidRPr="00DD03A0">
        <w:rPr>
          <w:rFonts w:ascii="Times New Roman" w:hAnsi="Times New Roman" w:cs="Times New Roman"/>
          <w:szCs w:val="21"/>
        </w:rPr>
        <w:t xml:space="preserve"> are reported as </w:t>
      </w:r>
      <w:r w:rsidR="00814201">
        <w:rPr>
          <w:rFonts w:ascii="Times New Roman" w:hAnsi="Times New Roman" w:cs="Times New Roman"/>
          <w:szCs w:val="21"/>
        </w:rPr>
        <w:t xml:space="preserve">the </w:t>
      </w:r>
      <w:r w:rsidRPr="00DD03A0">
        <w:rPr>
          <w:rFonts w:ascii="Times New Roman" w:hAnsi="Times New Roman" w:cs="Times New Roman"/>
          <w:szCs w:val="21"/>
        </w:rPr>
        <w:t xml:space="preserve">mean </w:t>
      </w:r>
      <m:oMath>
        <m:r>
          <w:rPr>
            <w:rFonts w:ascii="Cambria Math" w:hAnsi="Cambria Math" w:cs="Times New Roman"/>
            <w:szCs w:val="21"/>
          </w:rPr>
          <m:t>±</m:t>
        </m:r>
      </m:oMath>
      <w:r w:rsidRPr="00DD03A0">
        <w:rPr>
          <w:rFonts w:ascii="Times New Roman" w:hAnsi="Times New Roman" w:cs="Times New Roman"/>
          <w:szCs w:val="21"/>
        </w:rPr>
        <w:t xml:space="preserve"> standard deviation across </w:t>
      </w:r>
      <m:oMath>
        <m:r>
          <w:rPr>
            <w:rFonts w:ascii="Cambria Math" w:hAnsi="Cambria Math" w:cs="Times New Roman"/>
            <w:szCs w:val="21"/>
          </w:rPr>
          <m:t>N=500</m:t>
        </m:r>
      </m:oMath>
      <w:r w:rsidRPr="00DD03A0">
        <w:rPr>
          <w:rFonts w:ascii="Times New Roman" w:hAnsi="Times New Roman" w:cs="Times New Roman"/>
          <w:szCs w:val="21"/>
        </w:rPr>
        <w:t xml:space="preserve"> evaluation episodes per algorithm. Given the binary nature of survival outcomes and the large sample size, survival rate differences exceeding </w:t>
      </w:r>
      <m:oMath>
        <m:r>
          <w:rPr>
            <w:rFonts w:ascii="Cambria Math" w:hAnsi="Cambria Math" w:cs="Times New Roman"/>
            <w:szCs w:val="21"/>
          </w:rPr>
          <m:t>±2%</m:t>
        </m:r>
      </m:oMath>
      <w:r w:rsidRPr="00DD03A0">
        <w:rPr>
          <w:rFonts w:ascii="Times New Roman" w:hAnsi="Times New Roman" w:cs="Times New Roman"/>
          <w:szCs w:val="21"/>
        </w:rPr>
        <w:t xml:space="preserve"> are considered to exceed expected sampling variability.</w:t>
      </w:r>
    </w:p>
    <w:p w14:paraId="46C8CA1F" w14:textId="3DF693AB"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SOFA-stratified analyses partition the evaluation episodes into 3 severity groups (low: SOFA</w:t>
      </w:r>
      <m:oMath>
        <m:r>
          <w:rPr>
            <w:rFonts w:ascii="Cambria Math" w:hAnsi="Cambria Math" w:cs="Times New Roman"/>
            <w:szCs w:val="21"/>
          </w:rPr>
          <m:t>≤5</m:t>
        </m:r>
      </m:oMath>
      <w:r w:rsidRPr="00DD03A0">
        <w:rPr>
          <w:rFonts w:ascii="Times New Roman" w:hAnsi="Times New Roman" w:cs="Times New Roman"/>
          <w:szCs w:val="21"/>
        </w:rPr>
        <w:t xml:space="preserve">; medium: SOFA 6-10; high: SOFA </w:t>
      </w:r>
      <m:oMath>
        <m:r>
          <w:rPr>
            <w:rFonts w:ascii="Cambria Math" w:hAnsi="Cambria Math" w:cs="Times New Roman"/>
            <w:szCs w:val="21"/>
          </w:rPr>
          <m:t>≥11</m:t>
        </m:r>
      </m:oMath>
      <w:r w:rsidRPr="00DD03A0">
        <w:rPr>
          <w:rFonts w:ascii="Times New Roman" w:hAnsi="Times New Roman" w:cs="Times New Roman"/>
          <w:szCs w:val="21"/>
        </w:rPr>
        <w:t>) and report survival rates within each stratum. Sample sizes vary across algorithms due to stochastic episode initialization.</w:t>
      </w:r>
    </w:p>
    <w:p w14:paraId="125E997B" w14:textId="37954C1E"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LEG interpretability analysis uses </w:t>
      </w:r>
      <w:r w:rsidR="00814201" w:rsidRPr="00814201">
        <w:rPr>
          <w:rFonts w:ascii="Times New Roman" w:hAnsi="Times New Roman" w:cs="Times New Roman"/>
          <w:i/>
          <w:iCs/>
          <w:szCs w:val="21"/>
        </w:rPr>
        <w:t>n</w:t>
      </w:r>
      <w:r w:rsidR="00814201">
        <w:rPr>
          <w:rFonts w:ascii="Times New Roman" w:hAnsi="Times New Roman" w:cs="Times New Roman" w:hint="eastAsia"/>
          <w:szCs w:val="21"/>
        </w:rPr>
        <w:t xml:space="preserve"> </w:t>
      </w:r>
      <w:r w:rsidR="00814201" w:rsidRPr="00814201">
        <w:rPr>
          <w:rFonts w:ascii="Times New Roman" w:hAnsi="Times New Roman" w:cs="Times New Roman"/>
          <w:szCs w:val="21"/>
        </w:rPr>
        <w:t>=</w:t>
      </w:r>
      <w:r w:rsidR="00814201">
        <w:rPr>
          <w:rFonts w:ascii="Times New Roman" w:hAnsi="Times New Roman" w:cs="Times New Roman" w:hint="eastAsia"/>
          <w:szCs w:val="21"/>
        </w:rPr>
        <w:t xml:space="preserve"> </w:t>
      </w:r>
      <w:r w:rsidR="00814201" w:rsidRPr="00814201">
        <w:rPr>
          <w:rFonts w:ascii="Times New Roman" w:hAnsi="Times New Roman" w:cs="Times New Roman"/>
          <w:szCs w:val="21"/>
        </w:rPr>
        <w:t>1,000</w:t>
      </w:r>
      <w:r w:rsidRPr="00DD03A0">
        <w:rPr>
          <w:rFonts w:ascii="Times New Roman" w:hAnsi="Times New Roman" w:cs="Times New Roman"/>
          <w:szCs w:val="21"/>
        </w:rPr>
        <w:t xml:space="preserve"> perturbations per state with ridge regression (</w:t>
      </w:r>
      <w:r w:rsidR="00814201" w:rsidRPr="00814201">
        <w:rPr>
          <w:rFonts w:ascii="Times New Roman" w:hAnsi="Times New Roman" w:cs="Times New Roman"/>
          <w:i/>
          <w:iCs/>
          <w:szCs w:val="21"/>
        </w:rPr>
        <w:t>λ</w:t>
      </w:r>
      <w:r w:rsidR="00814201">
        <w:rPr>
          <w:rFonts w:ascii="Times New Roman" w:hAnsi="Times New Roman" w:cs="Times New Roman" w:hint="eastAsia"/>
          <w:szCs w:val="21"/>
        </w:rPr>
        <w:t xml:space="preserve"> </w:t>
      </w:r>
      <w:r w:rsidR="00814201" w:rsidRPr="00814201">
        <w:rPr>
          <w:rFonts w:ascii="Times New Roman" w:hAnsi="Times New Roman" w:cs="Times New Roman"/>
          <w:szCs w:val="21"/>
        </w:rPr>
        <w:t>=</w:t>
      </w:r>
      <w:r w:rsidR="00814201">
        <w:rPr>
          <w:rFonts w:ascii="Times New Roman" w:hAnsi="Times New Roman" w:cs="Times New Roman" w:hint="eastAsia"/>
          <w:szCs w:val="21"/>
        </w:rPr>
        <w:t xml:space="preserve"> </w:t>
      </w:r>
      <w:r w:rsidR="00814201" w:rsidRPr="00814201">
        <w:rPr>
          <w:rFonts w:ascii="Times New Roman" w:hAnsi="Times New Roman" w:cs="Times New Roman"/>
          <w:szCs w:val="21"/>
        </w:rPr>
        <w:t>10</w:t>
      </w:r>
      <w:r w:rsidR="00814201" w:rsidRPr="00814201">
        <w:rPr>
          <w:rFonts w:ascii="Times New Roman" w:hAnsi="Times New Roman" w:cs="Times New Roman"/>
          <w:szCs w:val="21"/>
          <w:vertAlign w:val="superscript"/>
        </w:rPr>
        <w:t>−</w:t>
      </w:r>
      <w:r w:rsidR="00814201" w:rsidRPr="00814201">
        <w:rPr>
          <w:rFonts w:ascii="Times New Roman" w:hAnsi="Times New Roman" w:cs="Times New Roman" w:hint="eastAsia"/>
          <w:szCs w:val="21"/>
          <w:vertAlign w:val="superscript"/>
        </w:rPr>
        <w:t>6</w:t>
      </w:r>
      <w:r w:rsidRPr="00DD03A0">
        <w:rPr>
          <w:rFonts w:ascii="Times New Roman" w:hAnsi="Times New Roman" w:cs="Times New Roman"/>
          <w:szCs w:val="21"/>
        </w:rPr>
        <w:t>) to estimate saliency coefficients. Maximum saliency magnitude, saliency range, and clinical coherence are computed for 10 representative states per algorithm.</w:t>
      </w:r>
    </w:p>
    <w:p w14:paraId="5232B1C4" w14:textId="77777777" w:rsidR="009B1AE7" w:rsidRPr="00DD03A0" w:rsidRDefault="009B1AE7" w:rsidP="00E4706F">
      <w:pPr>
        <w:ind w:firstLineChars="200" w:firstLine="420"/>
        <w:rPr>
          <w:rFonts w:ascii="Times New Roman" w:hAnsi="Times New Roman" w:cs="Times New Roman"/>
          <w:szCs w:val="21"/>
        </w:rPr>
      </w:pPr>
      <w:r w:rsidRPr="00DD03A0">
        <w:rPr>
          <w:rFonts w:ascii="Times New Roman" w:hAnsi="Times New Roman" w:cs="Times New Roman"/>
          <w:szCs w:val="21"/>
        </w:rPr>
        <w:t>No formal hypothesis testing (e.g., permutation tests, bootstrapped confidence intervals) was performed in this study. The observed performance differences should be interpreted as descriptive comparisons rather than statistically confirmed differences.</w:t>
      </w:r>
    </w:p>
    <w:p w14:paraId="358D5C44" w14:textId="77777777" w:rsidR="003F2605" w:rsidRPr="00851AEC" w:rsidRDefault="003F2605" w:rsidP="00E4706F">
      <w:pPr>
        <w:pStyle w:val="1"/>
        <w:spacing w:beforeLines="50" w:before="156" w:afterLines="50" w:after="156" w:line="240" w:lineRule="auto"/>
        <w:rPr>
          <w:rFonts w:cs="Times New Roman"/>
          <w:szCs w:val="32"/>
        </w:rPr>
      </w:pPr>
      <w:r w:rsidRPr="00851AEC">
        <w:rPr>
          <w:rFonts w:cs="Times New Roman"/>
          <w:szCs w:val="32"/>
        </w:rPr>
        <w:t>3. Results</w:t>
      </w:r>
    </w:p>
    <w:p w14:paraId="25E47E69" w14:textId="77777777"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We present the evaluation results for all policies across 500 episodes each, focusing on overall performance, SOFA-stratified analysis, and the LEG interpretability comparison that reveals dramatic differences in feature importance patterns across algorithms.</w:t>
      </w:r>
    </w:p>
    <w:p w14:paraId="6655B705" w14:textId="5E825E7E" w:rsidR="00A75766" w:rsidRPr="00851AEC" w:rsidRDefault="00A75766" w:rsidP="00E4706F">
      <w:pPr>
        <w:pStyle w:val="2"/>
        <w:spacing w:beforeLines="50" w:before="156" w:afterLines="50" w:after="156" w:line="240" w:lineRule="auto"/>
        <w:rPr>
          <w:rFonts w:cs="Times New Roman"/>
          <w:szCs w:val="28"/>
        </w:rPr>
      </w:pPr>
      <w:r w:rsidRPr="00851AEC">
        <w:rPr>
          <w:rFonts w:cs="Times New Roman"/>
          <w:szCs w:val="28"/>
        </w:rPr>
        <w:lastRenderedPageBreak/>
        <w:t>3.1 Overall Performance Comparison</w:t>
      </w:r>
    </w:p>
    <w:p w14:paraId="21C099D7" w14:textId="7B8C9B74" w:rsidR="00A75766" w:rsidRPr="00DD03A0" w:rsidRDefault="00A75766" w:rsidP="00E4706F">
      <w:pPr>
        <w:ind w:firstLineChars="200" w:firstLine="420"/>
        <w:rPr>
          <w:rFonts w:ascii="Times New Roman" w:hAnsi="Times New Roman" w:cs="Times New Roman"/>
          <w:szCs w:val="21"/>
        </w:rPr>
      </w:pPr>
      <w:r w:rsidRPr="00851AEC">
        <w:rPr>
          <w:rFonts w:ascii="Times New Roman" w:hAnsi="Times New Roman" w:cs="Times New Roman"/>
          <w:b/>
          <w:bCs/>
          <w:szCs w:val="21"/>
        </w:rPr>
        <w:t>Table 1</w:t>
      </w:r>
      <w:r w:rsidRPr="00DD03A0">
        <w:rPr>
          <w:rFonts w:ascii="Times New Roman" w:hAnsi="Times New Roman" w:cs="Times New Roman"/>
          <w:szCs w:val="21"/>
        </w:rPr>
        <w:t xml:space="preserve"> and </w:t>
      </w:r>
      <w:r w:rsidRPr="00851AEC">
        <w:rPr>
          <w:rFonts w:ascii="Times New Roman" w:hAnsi="Times New Roman" w:cs="Times New Roman"/>
          <w:b/>
          <w:bCs/>
          <w:szCs w:val="21"/>
        </w:rPr>
        <w:t>Figure 1</w:t>
      </w:r>
      <w:r w:rsidRPr="00DD03A0">
        <w:rPr>
          <w:rFonts w:ascii="Times New Roman" w:hAnsi="Times New Roman" w:cs="Times New Roman"/>
          <w:szCs w:val="21"/>
        </w:rPr>
        <w:t xml:space="preserve"> show results for 8 policies. DDQN-Attention achieves the highest survival at 95.4%, with all methods in a narrow range from 94.0% to 95.4%. Online RL with architectural innovations</w:t>
      </w:r>
      <w:r w:rsidR="0013750A">
        <w:rPr>
          <w:rFonts w:ascii="Times New Roman" w:hAnsi="Times New Roman" w:cs="Times New Roman"/>
          <w:szCs w:val="21"/>
        </w:rPr>
        <w:t>,</w:t>
      </w:r>
      <w:r w:rsidRPr="00DD03A0">
        <w:rPr>
          <w:rFonts w:ascii="Times New Roman" w:hAnsi="Times New Roman" w:cs="Times New Roman"/>
          <w:szCs w:val="21"/>
        </w:rPr>
        <w:t xml:space="preserve"> including DDQN variants and SAC</w:t>
      </w:r>
      <w:r w:rsidR="0013750A">
        <w:rPr>
          <w:rFonts w:ascii="Times New Roman" w:hAnsi="Times New Roman" w:cs="Times New Roman"/>
          <w:szCs w:val="21"/>
        </w:rPr>
        <w:t>,</w:t>
      </w:r>
      <w:r w:rsidRPr="00DD03A0">
        <w:rPr>
          <w:rFonts w:ascii="Times New Roman" w:hAnsi="Times New Roman" w:cs="Times New Roman"/>
          <w:szCs w:val="21"/>
        </w:rPr>
        <w:t xml:space="preserve"> achieves marginally higher rates from 94.2% to 95.4% than offline RL methods BC and CQL</w:t>
      </w:r>
      <w:r w:rsidR="0013750A">
        <w:rPr>
          <w:rFonts w:ascii="Times New Roman" w:hAnsi="Times New Roman" w:cs="Times New Roman"/>
          <w:szCs w:val="21"/>
        </w:rPr>
        <w:t>,</w:t>
      </w:r>
      <w:r w:rsidRPr="00DD03A0">
        <w:rPr>
          <w:rFonts w:ascii="Times New Roman" w:hAnsi="Times New Roman" w:cs="Times New Roman"/>
          <w:szCs w:val="21"/>
        </w:rPr>
        <w:t xml:space="preserve"> which range from 94.0% to 94.2%. Vanilla DQN at 94.0% matches offline methods despite online training.</w:t>
      </w:r>
    </w:p>
    <w:p w14:paraId="74DA823A" w14:textId="098C64A8" w:rsidR="00A75766" w:rsidRPr="00DD03A0" w:rsidRDefault="00A75766" w:rsidP="00F566A2">
      <w:pPr>
        <w:ind w:firstLineChars="200" w:firstLine="420"/>
        <w:rPr>
          <w:rFonts w:ascii="Times New Roman" w:hAnsi="Times New Roman" w:cs="Times New Roman"/>
          <w:szCs w:val="21"/>
        </w:rPr>
      </w:pPr>
      <w:r w:rsidRPr="00DD03A0">
        <w:rPr>
          <w:rFonts w:ascii="Times New Roman" w:hAnsi="Times New Roman" w:cs="Times New Roman"/>
          <w:szCs w:val="21"/>
        </w:rPr>
        <w:t>The high baseline survival of approximately 94</w:t>
      </w:r>
      <w:r w:rsidR="0013750A" w:rsidRPr="0013750A">
        <w:rPr>
          <w:rFonts w:ascii="Times New Roman" w:hAnsi="Times New Roman" w:cs="Times New Roman"/>
          <w:szCs w:val="21"/>
        </w:rPr>
        <w:t>–</w:t>
      </w:r>
      <w:r w:rsidRPr="00DD03A0">
        <w:rPr>
          <w:rFonts w:ascii="Times New Roman" w:hAnsi="Times New Roman" w:cs="Times New Roman"/>
          <w:szCs w:val="21"/>
        </w:rPr>
        <w:t>95% across all policies, including the random policy at 95.0%, reveals that the simulator</w:t>
      </w:r>
      <w:r w:rsidR="007E251F">
        <w:rPr>
          <w:rFonts w:ascii="Times New Roman" w:hAnsi="Times New Roman" w:cs="Times New Roman"/>
          <w:szCs w:val="21"/>
        </w:rPr>
        <w:t>’</w:t>
      </w:r>
      <w:r w:rsidRPr="00DD03A0">
        <w:rPr>
          <w:rFonts w:ascii="Times New Roman" w:hAnsi="Times New Roman" w:cs="Times New Roman"/>
          <w:szCs w:val="21"/>
        </w:rPr>
        <w:t>s outcome model is relatively insensitive to treatment choices. This likely reflects the learned dynamics model</w:t>
      </w:r>
      <w:r w:rsidR="007E251F">
        <w:rPr>
          <w:rFonts w:ascii="Times New Roman" w:hAnsi="Times New Roman" w:cs="Times New Roman"/>
          <w:szCs w:val="21"/>
        </w:rPr>
        <w:t>’</w:t>
      </w:r>
      <w:r w:rsidRPr="00DD03A0">
        <w:rPr>
          <w:rFonts w:ascii="Times New Roman" w:hAnsi="Times New Roman" w:cs="Times New Roman"/>
          <w:szCs w:val="21"/>
        </w:rPr>
        <w:t>s bias toward survival in the underlying MIMIC-</w:t>
      </w:r>
      <w:r w:rsidR="00D46452">
        <w:rPr>
          <w:rFonts w:ascii="Times New Roman" w:hAnsi="Times New Roman" w:cs="Times New Roman"/>
          <w:szCs w:val="21"/>
        </w:rPr>
        <w:t>Ⅲ</w:t>
      </w:r>
      <w:r w:rsidRPr="00DD03A0">
        <w:rPr>
          <w:rFonts w:ascii="Times New Roman" w:hAnsi="Times New Roman" w:cs="Times New Roman"/>
          <w:szCs w:val="21"/>
        </w:rPr>
        <w:t xml:space="preserve"> training data, where the majority of patients survived regardless of the specific treatment administered. The random policy</w:t>
      </w:r>
      <w:r w:rsidR="007E251F">
        <w:rPr>
          <w:rFonts w:ascii="Times New Roman" w:hAnsi="Times New Roman" w:cs="Times New Roman"/>
          <w:szCs w:val="21"/>
        </w:rPr>
        <w:t>’</w:t>
      </w:r>
      <w:r w:rsidRPr="00DD03A0">
        <w:rPr>
          <w:rFonts w:ascii="Times New Roman" w:hAnsi="Times New Roman" w:cs="Times New Roman"/>
          <w:szCs w:val="21"/>
        </w:rPr>
        <w:t>s performance matching or exceeding several trained policies does not imply that treatment is irrelevant clinically; rather, it underscores a fundamental limitation of simulator-only evaluation where the outcome model may not capture the true causal effect of treatments on survival. Average returns range from 13.20 to 13.62 with high variance from sparse rewards. Online RL with architectural innovations achieves modest gains of 1.2 to 1.4 percentage points over offline methods yet requires 1M training timesteps, which is infeasible clinically. Offline methods BC and CQL achieve comparable survival of 94.0</w:t>
      </w:r>
      <w:r w:rsidR="0013750A" w:rsidRPr="0013750A">
        <w:rPr>
          <w:rFonts w:ascii="Times New Roman" w:hAnsi="Times New Roman" w:cs="Times New Roman"/>
          <w:szCs w:val="21"/>
        </w:rPr>
        <w:t>–</w:t>
      </w:r>
      <w:r w:rsidRPr="00DD03A0">
        <w:rPr>
          <w:rFonts w:ascii="Times New Roman" w:hAnsi="Times New Roman" w:cs="Times New Roman"/>
          <w:szCs w:val="21"/>
        </w:rPr>
        <w:t xml:space="preserve">94.2% from pre-collected data only. DQN underperforms on high-severity cases as discussed in </w:t>
      </w:r>
      <w:r w:rsidRPr="00F566A2">
        <w:rPr>
          <w:rFonts w:ascii="Times New Roman" w:hAnsi="Times New Roman" w:cs="Times New Roman"/>
          <w:b/>
          <w:bCs/>
          <w:szCs w:val="21"/>
        </w:rPr>
        <w:t>Section 3.2</w:t>
      </w:r>
      <w:r w:rsidRPr="00DD03A0">
        <w:rPr>
          <w:rFonts w:ascii="Times New Roman" w:hAnsi="Times New Roman" w:cs="Times New Roman"/>
          <w:szCs w:val="21"/>
        </w:rPr>
        <w:t xml:space="preserve">, motivating our focus on interpretability in </w:t>
      </w:r>
      <w:r w:rsidRPr="0013750A">
        <w:rPr>
          <w:rFonts w:ascii="Times New Roman" w:hAnsi="Times New Roman" w:cs="Times New Roman"/>
          <w:b/>
          <w:bCs/>
          <w:szCs w:val="21"/>
        </w:rPr>
        <w:t>Section 3.3</w:t>
      </w:r>
      <w:r w:rsidRPr="00DD03A0">
        <w:rPr>
          <w:rFonts w:ascii="Times New Roman" w:hAnsi="Times New Roman" w:cs="Times New Roman"/>
          <w:szCs w:val="21"/>
        </w:rPr>
        <w:t>.</w:t>
      </w:r>
      <w:r w:rsidR="00F566A2">
        <w:rPr>
          <w:rFonts w:ascii="Times New Roman" w:hAnsi="Times New Roman" w:cs="Times New Roman" w:hint="eastAsia"/>
          <w:szCs w:val="21"/>
        </w:rPr>
        <w:t xml:space="preserve"> </w:t>
      </w:r>
      <w:commentRangeStart w:id="34"/>
      <w:commentRangeStart w:id="35"/>
      <w:r w:rsidR="00F566A2" w:rsidRPr="00FB03E3">
        <w:rPr>
          <w:rFonts w:ascii="Times New Roman" w:hAnsi="Times New Roman" w:cs="Times New Roman"/>
          <w:szCs w:val="21"/>
        </w:rPr>
        <w:t xml:space="preserve">Training convergence is shown in </w:t>
      </w:r>
      <w:r w:rsidR="00F566A2" w:rsidRPr="00F566A2">
        <w:rPr>
          <w:rFonts w:ascii="Times New Roman" w:hAnsi="Times New Roman" w:cs="Times New Roman"/>
          <w:b/>
          <w:bCs/>
          <w:szCs w:val="21"/>
        </w:rPr>
        <w:t>Figure 2</w:t>
      </w:r>
      <w:r w:rsidR="00F566A2" w:rsidRPr="00FB03E3">
        <w:rPr>
          <w:rFonts w:ascii="Times New Roman" w:hAnsi="Times New Roman" w:cs="Times New Roman"/>
          <w:szCs w:val="21"/>
        </w:rPr>
        <w:t>.</w:t>
      </w:r>
      <w:commentRangeEnd w:id="34"/>
      <w:r w:rsidR="00F566A2" w:rsidRPr="00DD03A0">
        <w:rPr>
          <w:rStyle w:val="af2"/>
          <w:rFonts w:ascii="Times New Roman" w:hAnsi="Times New Roman" w:cs="Times New Roman" w:hint="eastAsia"/>
        </w:rPr>
        <w:commentReference w:id="34"/>
      </w:r>
      <w:commentRangeEnd w:id="35"/>
      <w:r w:rsidR="00DB534F">
        <w:rPr>
          <w:rStyle w:val="af2"/>
        </w:rPr>
        <w:commentReference w:id="35"/>
      </w:r>
    </w:p>
    <w:p w14:paraId="3A42D8A5" w14:textId="76F668E9" w:rsidR="00A75766" w:rsidRPr="00DD03A0" w:rsidRDefault="00A75766" w:rsidP="00E4706F">
      <w:pPr>
        <w:rPr>
          <w:rFonts w:ascii="Times New Roman" w:hAnsi="Times New Roman" w:cs="Times New Roman"/>
          <w:szCs w:val="21"/>
        </w:rPr>
      </w:pPr>
      <w:r w:rsidRPr="00DD03A0">
        <w:rPr>
          <w:rFonts w:ascii="Times New Roman" w:hAnsi="Times New Roman" w:cs="Times New Roman"/>
          <w:b/>
          <w:bCs/>
          <w:szCs w:val="21"/>
        </w:rPr>
        <w:t>Table 1.</w:t>
      </w:r>
      <w:r w:rsidRPr="00DD03A0">
        <w:rPr>
          <w:rFonts w:ascii="Times New Roman" w:hAnsi="Times New Roman" w:cs="Times New Roman"/>
          <w:szCs w:val="21"/>
        </w:rPr>
        <w:t xml:space="preserve"> Overall performance </w:t>
      </w:r>
      <w:r w:rsidR="000E7AF8">
        <w:rPr>
          <w:rFonts w:ascii="Times New Roman" w:hAnsi="Times New Roman" w:cs="Times New Roman" w:hint="eastAsia"/>
          <w:szCs w:val="21"/>
        </w:rPr>
        <w:t xml:space="preserve">of baseline, offline, hybrid, and online reinforcement learning polices evaluated on 500 simulator </w:t>
      </w:r>
      <w:r w:rsidR="002E375D">
        <w:rPr>
          <w:rFonts w:ascii="Times New Roman" w:hAnsi="Times New Roman" w:cs="Times New Roman"/>
          <w:szCs w:val="21"/>
        </w:rPr>
        <w:t>episodes</w:t>
      </w:r>
      <w:r w:rsidR="000E7AF8">
        <w:rPr>
          <w:rFonts w:ascii="Times New Roman" w:hAnsi="Times New Roman" w:cs="Times New Roman" w:hint="eastAsia"/>
          <w:szCs w:val="21"/>
        </w:rPr>
        <w:t xml:space="preserve">. Performance metrics include survival rate (%), average return (mean </w:t>
      </w:r>
      <m:oMath>
        <m:r>
          <w:rPr>
            <w:rFonts w:ascii="Cambria Math" w:hAnsi="Cambria Math" w:cs="Times New Roman"/>
            <w:szCs w:val="21"/>
          </w:rPr>
          <m:t>±</m:t>
        </m:r>
      </m:oMath>
      <w:r w:rsidR="000E7AF8">
        <w:rPr>
          <w:rFonts w:ascii="Times New Roman" w:hAnsi="Times New Roman" w:cs="Times New Roman" w:hint="eastAsia"/>
          <w:szCs w:val="21"/>
        </w:rPr>
        <w:t xml:space="preserve"> SD), and average episode length (mean </w:t>
      </w:r>
      <m:oMath>
        <m:r>
          <w:rPr>
            <w:rFonts w:ascii="Cambria Math" w:hAnsi="Cambria Math" w:cs="Times New Roman"/>
            <w:szCs w:val="21"/>
          </w:rPr>
          <m:t>±</m:t>
        </m:r>
      </m:oMath>
      <w:r w:rsidR="000E7AF8">
        <w:rPr>
          <w:rFonts w:ascii="Times New Roman" w:hAnsi="Times New Roman" w:cs="Times New Roman" w:hint="eastAsia"/>
          <w:szCs w:val="21"/>
        </w:rPr>
        <w:t xml:space="preserve"> SD).</w:t>
      </w:r>
      <w:r w:rsidR="000E7AF8" w:rsidRPr="00DD03A0" w:rsidDel="000E7AF8">
        <w:rPr>
          <w:rFonts w:ascii="Times New Roman" w:hAnsi="Times New Roman" w:cs="Times New Roman"/>
          <w:szCs w:val="21"/>
        </w:rPr>
        <w:t xml:space="preserve"> </w:t>
      </w:r>
    </w:p>
    <w:tbl>
      <w:tblPr>
        <w:tblStyle w:val="aa"/>
        <w:tblW w:w="5000" w:type="pct"/>
        <w:tblLook w:val="04A0" w:firstRow="1" w:lastRow="0" w:firstColumn="1" w:lastColumn="0" w:noHBand="0" w:noVBand="1"/>
      </w:tblPr>
      <w:tblGrid>
        <w:gridCol w:w="2133"/>
        <w:gridCol w:w="1541"/>
        <w:gridCol w:w="1838"/>
        <w:gridCol w:w="1521"/>
        <w:gridCol w:w="1263"/>
      </w:tblGrid>
      <w:tr w:rsidR="002966F6" w:rsidRPr="00DD03A0" w14:paraId="6B76639B" w14:textId="77777777" w:rsidTr="0013750A">
        <w:tc>
          <w:tcPr>
            <w:tcW w:w="1285" w:type="pct"/>
          </w:tcPr>
          <w:p w14:paraId="05E61F87" w14:textId="205A2059"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 xml:space="preserve">Model </w:t>
            </w:r>
          </w:p>
        </w:tc>
        <w:tc>
          <w:tcPr>
            <w:tcW w:w="929" w:type="pct"/>
          </w:tcPr>
          <w:p w14:paraId="68542108" w14:textId="42DF6B6D"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 xml:space="preserve">Survival (%) </w:t>
            </w:r>
          </w:p>
        </w:tc>
        <w:tc>
          <w:tcPr>
            <w:tcW w:w="1108" w:type="pct"/>
          </w:tcPr>
          <w:p w14:paraId="7E842970" w14:textId="39C1AD5A"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Avg</w:t>
            </w:r>
            <w:r w:rsidR="0013750A" w:rsidRPr="0013750A">
              <w:rPr>
                <w:rFonts w:ascii="Times New Roman" w:hAnsi="Times New Roman" w:cs="Times New Roman" w:hint="eastAsia"/>
                <w:b/>
                <w:bCs/>
                <w:sz w:val="21"/>
                <w:szCs w:val="21"/>
              </w:rPr>
              <w:t>.</w:t>
            </w:r>
            <w:r w:rsidRPr="0013750A">
              <w:rPr>
                <w:rFonts w:ascii="Times New Roman" w:hAnsi="Times New Roman" w:cs="Times New Roman"/>
                <w:b/>
                <w:bCs/>
                <w:sz w:val="21"/>
                <w:szCs w:val="21"/>
              </w:rPr>
              <w:t xml:space="preserve"> Return </w:t>
            </w:r>
          </w:p>
        </w:tc>
        <w:tc>
          <w:tcPr>
            <w:tcW w:w="917" w:type="pct"/>
          </w:tcPr>
          <w:p w14:paraId="2F369F5B" w14:textId="56242AD0"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Avg</w:t>
            </w:r>
            <w:r w:rsidR="0013750A" w:rsidRPr="0013750A">
              <w:rPr>
                <w:rFonts w:ascii="Times New Roman" w:hAnsi="Times New Roman" w:cs="Times New Roman" w:hint="eastAsia"/>
                <w:b/>
                <w:bCs/>
                <w:sz w:val="21"/>
                <w:szCs w:val="21"/>
              </w:rPr>
              <w:t>.</w:t>
            </w:r>
            <w:r w:rsidRPr="0013750A">
              <w:rPr>
                <w:rFonts w:ascii="Times New Roman" w:hAnsi="Times New Roman" w:cs="Times New Roman"/>
                <w:b/>
                <w:bCs/>
                <w:sz w:val="21"/>
                <w:szCs w:val="21"/>
              </w:rPr>
              <w:t xml:space="preserve"> Length </w:t>
            </w:r>
          </w:p>
        </w:tc>
        <w:tc>
          <w:tcPr>
            <w:tcW w:w="761" w:type="pct"/>
          </w:tcPr>
          <w:p w14:paraId="5D8C2EAA" w14:textId="26CC8D5A" w:rsidR="002966F6" w:rsidRPr="0013750A" w:rsidRDefault="002966F6" w:rsidP="00E4706F">
            <w:pPr>
              <w:rPr>
                <w:rFonts w:ascii="Times New Roman" w:hAnsi="Times New Roman" w:cs="Times New Roman"/>
                <w:b/>
                <w:bCs/>
                <w:sz w:val="21"/>
                <w:szCs w:val="21"/>
              </w:rPr>
            </w:pPr>
            <w:r w:rsidRPr="0013750A">
              <w:rPr>
                <w:rFonts w:ascii="Times New Roman" w:hAnsi="Times New Roman" w:cs="Times New Roman"/>
                <w:b/>
                <w:bCs/>
                <w:sz w:val="21"/>
                <w:szCs w:val="21"/>
              </w:rPr>
              <w:t xml:space="preserve">Training </w:t>
            </w:r>
          </w:p>
        </w:tc>
      </w:tr>
      <w:tr w:rsidR="002966F6" w:rsidRPr="00DD03A0" w14:paraId="01AA09D0" w14:textId="77777777" w:rsidTr="0013750A">
        <w:tc>
          <w:tcPr>
            <w:tcW w:w="5000" w:type="pct"/>
            <w:gridSpan w:val="5"/>
          </w:tcPr>
          <w:p w14:paraId="30771118" w14:textId="448B549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Baselines</w:t>
            </w:r>
          </w:p>
        </w:tc>
      </w:tr>
      <w:tr w:rsidR="002966F6" w:rsidRPr="00DD03A0" w14:paraId="3A4CA3F3" w14:textId="77777777" w:rsidTr="0013750A">
        <w:tc>
          <w:tcPr>
            <w:tcW w:w="1285" w:type="pct"/>
          </w:tcPr>
          <w:p w14:paraId="089523F6" w14:textId="2387E2C9"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Random </w:t>
            </w:r>
          </w:p>
        </w:tc>
        <w:tc>
          <w:tcPr>
            <w:tcW w:w="929" w:type="pct"/>
          </w:tcPr>
          <w:p w14:paraId="5C913E40" w14:textId="10290779"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95.0 </w:t>
            </w:r>
          </w:p>
        </w:tc>
        <w:tc>
          <w:tcPr>
            <w:tcW w:w="1108" w:type="pct"/>
          </w:tcPr>
          <w:p w14:paraId="4B0E0BB2" w14:textId="3038F554"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13.50 ± 6.54 </w:t>
            </w:r>
          </w:p>
        </w:tc>
        <w:tc>
          <w:tcPr>
            <w:tcW w:w="917" w:type="pct"/>
          </w:tcPr>
          <w:p w14:paraId="74E37B76" w14:textId="10576CF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9.3 ± 1.1 </w:t>
            </w:r>
          </w:p>
        </w:tc>
        <w:tc>
          <w:tcPr>
            <w:tcW w:w="761" w:type="pct"/>
          </w:tcPr>
          <w:p w14:paraId="560448D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 – </w:t>
            </w:r>
          </w:p>
        </w:tc>
      </w:tr>
      <w:tr w:rsidR="002966F6" w:rsidRPr="00DD03A0" w14:paraId="42C4EB54" w14:textId="77777777" w:rsidTr="0013750A">
        <w:tc>
          <w:tcPr>
            <w:tcW w:w="1285" w:type="pct"/>
          </w:tcPr>
          <w:p w14:paraId="433603B5" w14:textId="2F13F23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Heuristic </w:t>
            </w:r>
          </w:p>
        </w:tc>
        <w:tc>
          <w:tcPr>
            <w:tcW w:w="929" w:type="pct"/>
          </w:tcPr>
          <w:p w14:paraId="0A3920EE" w14:textId="11105C64"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94.6 </w:t>
            </w:r>
          </w:p>
        </w:tc>
        <w:tc>
          <w:tcPr>
            <w:tcW w:w="1108" w:type="pct"/>
          </w:tcPr>
          <w:p w14:paraId="4CB10CB2" w14:textId="1428748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13.38 ± 6.78 </w:t>
            </w:r>
          </w:p>
        </w:tc>
        <w:tc>
          <w:tcPr>
            <w:tcW w:w="917" w:type="pct"/>
          </w:tcPr>
          <w:p w14:paraId="3F40F862" w14:textId="04FD281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 ± 1.2 </w:t>
            </w:r>
          </w:p>
        </w:tc>
        <w:tc>
          <w:tcPr>
            <w:tcW w:w="761" w:type="pct"/>
          </w:tcPr>
          <w:p w14:paraId="3A859AC6"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 – </w:t>
            </w:r>
          </w:p>
        </w:tc>
      </w:tr>
      <w:tr w:rsidR="002966F6" w:rsidRPr="00DD03A0" w14:paraId="36EED3A3" w14:textId="77777777" w:rsidTr="0013750A">
        <w:tc>
          <w:tcPr>
            <w:tcW w:w="5000" w:type="pct"/>
            <w:gridSpan w:val="5"/>
          </w:tcPr>
          <w:p w14:paraId="5349C07C" w14:textId="508CC783"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Offline RL</w:t>
            </w:r>
            <w:r w:rsidR="0013750A">
              <w:rPr>
                <w:rFonts w:ascii="Times New Roman" w:hAnsi="Times New Roman" w:cs="Times New Roman" w:hint="eastAsia"/>
                <w:b/>
                <w:bCs/>
                <w:sz w:val="21"/>
                <w:szCs w:val="21"/>
              </w:rPr>
              <w:t xml:space="preserve"> </w:t>
            </w:r>
            <w:r w:rsidRPr="00DD03A0">
              <w:rPr>
                <w:rFonts w:ascii="Times New Roman" w:hAnsi="Times New Roman" w:cs="Times New Roman"/>
                <w:sz w:val="21"/>
                <w:szCs w:val="21"/>
              </w:rPr>
              <w:t xml:space="preserve">(trained on 2,105 episodes, </w:t>
            </w:r>
            <w:r w:rsidR="0013750A">
              <w:rPr>
                <w:rFonts w:ascii="Times New Roman" w:hAnsi="Times New Roman" w:cs="Times New Roman" w:hint="eastAsia"/>
                <w:sz w:val="21"/>
                <w:szCs w:val="21"/>
              </w:rPr>
              <w:t xml:space="preserve">about </w:t>
            </w:r>
            <w:r w:rsidRPr="00DD03A0">
              <w:rPr>
                <w:rFonts w:ascii="Times New Roman" w:hAnsi="Times New Roman" w:cs="Times New Roman"/>
                <w:sz w:val="21"/>
                <w:szCs w:val="21"/>
              </w:rPr>
              <w:t>20K transitions)</w:t>
            </w:r>
          </w:p>
        </w:tc>
      </w:tr>
      <w:tr w:rsidR="002966F6" w:rsidRPr="00DD03A0" w14:paraId="6971C801" w14:textId="77777777" w:rsidTr="0013750A">
        <w:tc>
          <w:tcPr>
            <w:tcW w:w="1285" w:type="pct"/>
          </w:tcPr>
          <w:p w14:paraId="61B05246" w14:textId="54DF4523"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BC </w:t>
            </w:r>
          </w:p>
        </w:tc>
        <w:tc>
          <w:tcPr>
            <w:tcW w:w="929" w:type="pct"/>
          </w:tcPr>
          <w:p w14:paraId="44511F9F" w14:textId="523AAC6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94.2 </w:t>
            </w:r>
          </w:p>
        </w:tc>
        <w:tc>
          <w:tcPr>
            <w:tcW w:w="1108" w:type="pct"/>
          </w:tcPr>
          <w:p w14:paraId="7736FF95" w14:textId="6F0A3C4C"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13.26 ± 7.01 </w:t>
            </w:r>
          </w:p>
        </w:tc>
        <w:tc>
          <w:tcPr>
            <w:tcW w:w="917" w:type="pct"/>
          </w:tcPr>
          <w:p w14:paraId="13F7FBC1" w14:textId="7EF6B4D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 ± 0.6 </w:t>
            </w:r>
          </w:p>
        </w:tc>
        <w:tc>
          <w:tcPr>
            <w:tcW w:w="761" w:type="pct"/>
          </w:tcPr>
          <w:p w14:paraId="2B81E212" w14:textId="7114BF4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Offline </w:t>
            </w:r>
          </w:p>
        </w:tc>
      </w:tr>
      <w:tr w:rsidR="002966F6" w:rsidRPr="00DD03A0" w14:paraId="56C8C15E" w14:textId="77777777" w:rsidTr="0013750A">
        <w:tc>
          <w:tcPr>
            <w:tcW w:w="1285" w:type="pct"/>
          </w:tcPr>
          <w:p w14:paraId="612774EA" w14:textId="146C31A6"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CQL </w:t>
            </w:r>
          </w:p>
        </w:tc>
        <w:tc>
          <w:tcPr>
            <w:tcW w:w="929" w:type="pct"/>
          </w:tcPr>
          <w:p w14:paraId="41BD0E79" w14:textId="2FF5FE15"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94.0 </w:t>
            </w:r>
          </w:p>
        </w:tc>
        <w:tc>
          <w:tcPr>
            <w:tcW w:w="1108" w:type="pct"/>
          </w:tcPr>
          <w:p w14:paraId="0CE10D27" w14:textId="76B81BBA"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13.20 ± 7.12 </w:t>
            </w:r>
          </w:p>
        </w:tc>
        <w:tc>
          <w:tcPr>
            <w:tcW w:w="917" w:type="pct"/>
          </w:tcPr>
          <w:p w14:paraId="30C258CD" w14:textId="43CED6D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9.5 ± 0.5 </w:t>
            </w:r>
          </w:p>
        </w:tc>
        <w:tc>
          <w:tcPr>
            <w:tcW w:w="761" w:type="pct"/>
          </w:tcPr>
          <w:p w14:paraId="2AD57CD4" w14:textId="43FC254C"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Offline </w:t>
            </w:r>
          </w:p>
        </w:tc>
      </w:tr>
      <w:tr w:rsidR="002966F6" w:rsidRPr="00DD03A0" w14:paraId="16950D58" w14:textId="77777777" w:rsidTr="0013750A">
        <w:tc>
          <w:tcPr>
            <w:tcW w:w="5000" w:type="pct"/>
            <w:gridSpan w:val="5"/>
          </w:tcPr>
          <w:p w14:paraId="32D4FD68" w14:textId="15B9704B"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Hybrid Baseline</w:t>
            </w:r>
            <w:r w:rsidR="0013750A">
              <w:rPr>
                <w:rFonts w:ascii="Times New Roman" w:hAnsi="Times New Roman" w:cs="Times New Roman" w:hint="eastAsia"/>
                <w:b/>
                <w:bCs/>
                <w:sz w:val="21"/>
                <w:szCs w:val="21"/>
              </w:rPr>
              <w:t xml:space="preserve"> </w:t>
            </w:r>
            <w:r w:rsidRPr="00DD03A0">
              <w:rPr>
                <w:rFonts w:ascii="Times New Roman" w:hAnsi="Times New Roman" w:cs="Times New Roman"/>
                <w:sz w:val="21"/>
                <w:szCs w:val="21"/>
              </w:rPr>
              <w:t xml:space="preserve">(vanilla Q-learning, online trained) </w:t>
            </w:r>
          </w:p>
        </w:tc>
      </w:tr>
      <w:tr w:rsidR="002966F6" w:rsidRPr="00DD03A0" w14:paraId="02AA06BF" w14:textId="77777777" w:rsidTr="0013750A">
        <w:tc>
          <w:tcPr>
            <w:tcW w:w="1285" w:type="pct"/>
          </w:tcPr>
          <w:p w14:paraId="44FFA5C4" w14:textId="0615AF90"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DQN </w:t>
            </w:r>
          </w:p>
        </w:tc>
        <w:tc>
          <w:tcPr>
            <w:tcW w:w="929" w:type="pct"/>
          </w:tcPr>
          <w:p w14:paraId="1E872732" w14:textId="0B214AB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94.0 </w:t>
            </w:r>
          </w:p>
        </w:tc>
        <w:tc>
          <w:tcPr>
            <w:tcW w:w="1108" w:type="pct"/>
          </w:tcPr>
          <w:p w14:paraId="41F77E95" w14:textId="100CB2F9"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13.20 ± 7.12 </w:t>
            </w:r>
          </w:p>
        </w:tc>
        <w:tc>
          <w:tcPr>
            <w:tcW w:w="917" w:type="pct"/>
          </w:tcPr>
          <w:p w14:paraId="4EBFF6AA" w14:textId="2E52CE50"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7.8 ± 1.2 </w:t>
            </w:r>
          </w:p>
        </w:tc>
        <w:tc>
          <w:tcPr>
            <w:tcW w:w="761" w:type="pct"/>
          </w:tcPr>
          <w:p w14:paraId="3566BE1C" w14:textId="3B2FA828"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Online</w:t>
            </w:r>
            <w:r w:rsidRPr="00DD03A0">
              <w:rPr>
                <w:rFonts w:ascii="Times New Roman" w:hAnsi="Times New Roman" w:cs="Times New Roman"/>
                <w:sz w:val="21"/>
                <w:szCs w:val="21"/>
                <w:vertAlign w:val="superscript"/>
              </w:rPr>
              <w:t>†</w:t>
            </w:r>
            <w:r w:rsidRPr="00DD03A0">
              <w:rPr>
                <w:rFonts w:ascii="Times New Roman" w:hAnsi="Times New Roman" w:cs="Times New Roman"/>
                <w:sz w:val="21"/>
                <w:szCs w:val="21"/>
              </w:rPr>
              <w:t xml:space="preserve"> </w:t>
            </w:r>
          </w:p>
        </w:tc>
      </w:tr>
      <w:tr w:rsidR="002966F6" w:rsidRPr="00DD03A0" w14:paraId="5D6AB2E8" w14:textId="77777777" w:rsidTr="0013750A">
        <w:tc>
          <w:tcPr>
            <w:tcW w:w="5000" w:type="pct"/>
            <w:gridSpan w:val="5"/>
          </w:tcPr>
          <w:p w14:paraId="47C8AF99" w14:textId="173F5BC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b/>
                <w:bCs/>
                <w:sz w:val="21"/>
                <w:szCs w:val="21"/>
              </w:rPr>
              <w:t>Online RL</w:t>
            </w:r>
            <w:r w:rsidR="0013750A">
              <w:rPr>
                <w:rFonts w:ascii="Times New Roman" w:hAnsi="Times New Roman" w:cs="Times New Roman" w:hint="eastAsia"/>
                <w:b/>
                <w:bCs/>
                <w:sz w:val="21"/>
                <w:szCs w:val="21"/>
              </w:rPr>
              <w:t xml:space="preserve"> </w:t>
            </w:r>
            <w:r w:rsidRPr="00DD03A0">
              <w:rPr>
                <w:rFonts w:ascii="Times New Roman" w:hAnsi="Times New Roman" w:cs="Times New Roman"/>
                <w:sz w:val="21"/>
                <w:szCs w:val="21"/>
              </w:rPr>
              <w:t>(trained via 1M timesteps of simulator interaction)</w:t>
            </w:r>
          </w:p>
        </w:tc>
      </w:tr>
      <w:tr w:rsidR="002966F6" w:rsidRPr="00DD03A0" w14:paraId="4FD2AC92" w14:textId="77777777" w:rsidTr="0013750A">
        <w:tc>
          <w:tcPr>
            <w:tcW w:w="1285" w:type="pct"/>
          </w:tcPr>
          <w:p w14:paraId="78F61F73" w14:textId="74AFA8E4"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DDQN-Attention </w:t>
            </w:r>
          </w:p>
        </w:tc>
        <w:tc>
          <w:tcPr>
            <w:tcW w:w="929" w:type="pct"/>
          </w:tcPr>
          <w:p w14:paraId="152168A7" w14:textId="3E2D7CB7" w:rsidR="002966F6" w:rsidRPr="00FB03E3" w:rsidRDefault="002966F6" w:rsidP="00E4706F">
            <w:pPr>
              <w:rPr>
                <w:rFonts w:ascii="Times New Roman" w:hAnsi="Times New Roman" w:cs="Times New Roman"/>
                <w:sz w:val="21"/>
                <w:szCs w:val="21"/>
              </w:rPr>
            </w:pPr>
            <w:r w:rsidRPr="00EE2A91">
              <w:rPr>
                <w:rFonts w:ascii="Times New Roman" w:hAnsi="Times New Roman" w:cs="Times New Roman"/>
                <w:szCs w:val="21"/>
              </w:rPr>
              <w:t>95.4</w:t>
            </w:r>
          </w:p>
        </w:tc>
        <w:tc>
          <w:tcPr>
            <w:tcW w:w="1108" w:type="pct"/>
          </w:tcPr>
          <w:p w14:paraId="3DB89B78" w14:textId="65DF4886"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13.62 ± 6.28 </w:t>
            </w:r>
          </w:p>
        </w:tc>
        <w:tc>
          <w:tcPr>
            <w:tcW w:w="917" w:type="pct"/>
          </w:tcPr>
          <w:p w14:paraId="6E312B66" w14:textId="26DAEB1B"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7.9 ± 1.0 </w:t>
            </w:r>
          </w:p>
        </w:tc>
        <w:tc>
          <w:tcPr>
            <w:tcW w:w="761" w:type="pct"/>
          </w:tcPr>
          <w:p w14:paraId="6F5ADBF7" w14:textId="0C6DF5A1"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Online </w:t>
            </w:r>
          </w:p>
        </w:tc>
      </w:tr>
      <w:tr w:rsidR="002966F6" w:rsidRPr="00DD03A0" w14:paraId="0B333161" w14:textId="77777777" w:rsidTr="0013750A">
        <w:tc>
          <w:tcPr>
            <w:tcW w:w="1285" w:type="pct"/>
          </w:tcPr>
          <w:p w14:paraId="28C73C29" w14:textId="11EF325C"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DDQN-Residual </w:t>
            </w:r>
          </w:p>
        </w:tc>
        <w:tc>
          <w:tcPr>
            <w:tcW w:w="929" w:type="pct"/>
          </w:tcPr>
          <w:p w14:paraId="7E5BBD05" w14:textId="72163E50"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94.2 </w:t>
            </w:r>
          </w:p>
        </w:tc>
        <w:tc>
          <w:tcPr>
            <w:tcW w:w="1108" w:type="pct"/>
          </w:tcPr>
          <w:p w14:paraId="206F57A3" w14:textId="41EE20EF"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13.26 ± 7.01 </w:t>
            </w:r>
          </w:p>
        </w:tc>
        <w:tc>
          <w:tcPr>
            <w:tcW w:w="917" w:type="pct"/>
          </w:tcPr>
          <w:p w14:paraId="6A81D491" w14:textId="377A2062"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9.0 ± 0.8 </w:t>
            </w:r>
          </w:p>
        </w:tc>
        <w:tc>
          <w:tcPr>
            <w:tcW w:w="761" w:type="pct"/>
          </w:tcPr>
          <w:p w14:paraId="11C49C0A" w14:textId="11BCA0B5"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Online </w:t>
            </w:r>
          </w:p>
        </w:tc>
      </w:tr>
      <w:tr w:rsidR="002966F6" w:rsidRPr="00DD03A0" w14:paraId="5FD87C57" w14:textId="77777777" w:rsidTr="0013750A">
        <w:tc>
          <w:tcPr>
            <w:tcW w:w="1285" w:type="pct"/>
          </w:tcPr>
          <w:p w14:paraId="253978CF" w14:textId="206BACE5"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SAC </w:t>
            </w:r>
          </w:p>
        </w:tc>
        <w:tc>
          <w:tcPr>
            <w:tcW w:w="929" w:type="pct"/>
          </w:tcPr>
          <w:p w14:paraId="28DC5FD0" w14:textId="5A6167FD"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94.8 </w:t>
            </w:r>
          </w:p>
        </w:tc>
        <w:tc>
          <w:tcPr>
            <w:tcW w:w="1108" w:type="pct"/>
          </w:tcPr>
          <w:p w14:paraId="29547466" w14:textId="67724C03"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13.44 ± 6.66 </w:t>
            </w:r>
          </w:p>
        </w:tc>
        <w:tc>
          <w:tcPr>
            <w:tcW w:w="917" w:type="pct"/>
          </w:tcPr>
          <w:p w14:paraId="28022B9F" w14:textId="63392492"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7.7 ± 1.2 </w:t>
            </w:r>
          </w:p>
        </w:tc>
        <w:tc>
          <w:tcPr>
            <w:tcW w:w="761" w:type="pct"/>
          </w:tcPr>
          <w:p w14:paraId="76503FEF" w14:textId="223CCE22"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 xml:space="preserve">Online </w:t>
            </w:r>
          </w:p>
        </w:tc>
      </w:tr>
    </w:tbl>
    <w:p w14:paraId="46C7B82B" w14:textId="1E7303F4" w:rsidR="00A75766" w:rsidRPr="00DD03A0" w:rsidRDefault="000E7AF8" w:rsidP="00E4706F">
      <w:pPr>
        <w:rPr>
          <w:rFonts w:ascii="Times New Roman" w:hAnsi="Times New Roman" w:cs="Times New Roman"/>
          <w:szCs w:val="21"/>
        </w:rPr>
      </w:pPr>
      <w:r w:rsidRPr="00EE2A91">
        <w:rPr>
          <w:rFonts w:ascii="Times New Roman" w:hAnsi="Times New Roman" w:cs="Times New Roman"/>
          <w:b/>
          <w:bCs/>
          <w:szCs w:val="21"/>
        </w:rPr>
        <w:t>Note:</w:t>
      </w:r>
      <w:r w:rsidRPr="00EE2A91">
        <w:rPr>
          <w:rFonts w:ascii="Times New Roman" w:hAnsi="Times New Roman" w:cs="Times New Roman"/>
          <w:szCs w:val="21"/>
        </w:rPr>
        <w:t xml:space="preserve"> Offline methods (BC and CQL) were trained on a fixed dataset of 2,105 episodes (</w:t>
      </w:r>
      <w:r w:rsidR="002E375D">
        <w:rPr>
          <w:rFonts w:ascii="Times New Roman" w:hAnsi="Times New Roman" w:cs="Times New Roman" w:hint="eastAsia"/>
          <w:szCs w:val="21"/>
        </w:rPr>
        <w:t xml:space="preserve">about </w:t>
      </w:r>
      <w:r w:rsidRPr="00EE2A91">
        <w:rPr>
          <w:rFonts w:ascii="Times New Roman" w:hAnsi="Times New Roman" w:cs="Times New Roman"/>
          <w:szCs w:val="21"/>
        </w:rPr>
        <w:t>20K transitions). Online methods were trained via simulator interaction for 1M timesteps. DQN represents a vanilla online Q-learning baseline.</w:t>
      </w:r>
      <w:r w:rsidR="002E375D">
        <w:rPr>
          <w:rFonts w:ascii="Times New Roman" w:hAnsi="Times New Roman" w:cs="Times New Roman" w:hint="eastAsia"/>
          <w:szCs w:val="21"/>
        </w:rPr>
        <w:t xml:space="preserve"> </w:t>
      </w:r>
      <w:r w:rsidR="00A75766" w:rsidRPr="00DD03A0">
        <w:rPr>
          <w:rFonts w:ascii="Times New Roman" w:hAnsi="Times New Roman" w:cs="Times New Roman"/>
          <w:szCs w:val="21"/>
          <w:vertAlign w:val="superscript"/>
        </w:rPr>
        <w:t>†</w:t>
      </w:r>
      <w:r w:rsidR="00A75766" w:rsidRPr="00DD03A0">
        <w:rPr>
          <w:rFonts w:ascii="Times New Roman" w:hAnsi="Times New Roman" w:cs="Times New Roman"/>
          <w:szCs w:val="21"/>
        </w:rPr>
        <w:t>DQN: foundational online Q-learning baseline lacking offline constraints from CQL or architectural innovations from DDQN-Attention/Residual and SAC.</w:t>
      </w:r>
      <w:r w:rsidR="0013750A">
        <w:rPr>
          <w:rFonts w:ascii="Times New Roman" w:hAnsi="Times New Roman" w:cs="Times New Roman" w:hint="eastAsia"/>
          <w:szCs w:val="21"/>
        </w:rPr>
        <w:t xml:space="preserve"> </w:t>
      </w:r>
      <w:r w:rsidR="0013750A" w:rsidRPr="0013750A">
        <w:rPr>
          <w:rFonts w:ascii="Times New Roman" w:hAnsi="Times New Roman" w:cs="Times New Roman"/>
          <w:szCs w:val="21"/>
        </w:rPr>
        <w:t>Avg.</w:t>
      </w:r>
      <w:r w:rsidR="0013750A">
        <w:rPr>
          <w:rFonts w:ascii="Times New Roman" w:hAnsi="Times New Roman" w:cs="Times New Roman" w:hint="eastAsia"/>
          <w:szCs w:val="21"/>
        </w:rPr>
        <w:t xml:space="preserve">: Average. </w:t>
      </w:r>
    </w:p>
    <w:p w14:paraId="75AB2086" w14:textId="77777777" w:rsidR="002966F6" w:rsidRPr="00DD03A0" w:rsidRDefault="002966F6" w:rsidP="00E4706F">
      <w:pPr>
        <w:rPr>
          <w:rFonts w:ascii="Times New Roman" w:hAnsi="Times New Roman" w:cs="Times New Roman"/>
          <w:szCs w:val="21"/>
        </w:rPr>
      </w:pPr>
    </w:p>
    <w:p w14:paraId="199FD1ED" w14:textId="5888E8AE" w:rsidR="00A75766" w:rsidRDefault="002966F6" w:rsidP="00E4706F">
      <w:pPr>
        <w:rPr>
          <w:rFonts w:ascii="Times New Roman" w:hAnsi="Times New Roman" w:cs="Times New Roman"/>
          <w:szCs w:val="21"/>
        </w:rPr>
      </w:pPr>
      <w:r w:rsidRPr="00DD03A0">
        <w:rPr>
          <w:rFonts w:ascii="Times New Roman" w:hAnsi="Times New Roman" w:cs="Times New Roman"/>
          <w:noProof/>
          <w:szCs w:val="21"/>
        </w:rPr>
        <w:lastRenderedPageBreak/>
        <w:drawing>
          <wp:inline distT="0" distB="0" distL="0" distR="0" wp14:anchorId="17534ED4" wp14:editId="6DDF201D">
            <wp:extent cx="5274310" cy="3752215"/>
            <wp:effectExtent l="0" t="0" r="2540" b="635"/>
            <wp:docPr id="188516146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5161463" name=""/>
                    <pic:cNvPicPr/>
                  </pic:nvPicPr>
                  <pic:blipFill>
                    <a:blip r:embed="rId15"/>
                    <a:stretch>
                      <a:fillRect/>
                    </a:stretch>
                  </pic:blipFill>
                  <pic:spPr>
                    <a:xfrm>
                      <a:off x="0" y="0"/>
                      <a:ext cx="5274310" cy="3752215"/>
                    </a:xfrm>
                    <a:prstGeom prst="rect">
                      <a:avLst/>
                    </a:prstGeom>
                  </pic:spPr>
                </pic:pic>
              </a:graphicData>
            </a:graphic>
          </wp:inline>
        </w:drawing>
      </w:r>
    </w:p>
    <w:p w14:paraId="70F1CAA0" w14:textId="77777777" w:rsidR="0013750A" w:rsidRPr="00DD03A0" w:rsidRDefault="0013750A" w:rsidP="00E4706F">
      <w:pPr>
        <w:rPr>
          <w:rFonts w:ascii="Times New Roman" w:hAnsi="Times New Roman" w:cs="Times New Roman"/>
          <w:szCs w:val="21"/>
        </w:rPr>
      </w:pPr>
      <w:r w:rsidRPr="00DD03A0">
        <w:rPr>
          <w:rFonts w:ascii="Times New Roman" w:hAnsi="Times New Roman" w:cs="Times New Roman"/>
          <w:b/>
          <w:bCs/>
          <w:szCs w:val="21"/>
        </w:rPr>
        <w:t>Figure 1.</w:t>
      </w:r>
      <w:r w:rsidRPr="00DD03A0">
        <w:rPr>
          <w:rFonts w:ascii="Times New Roman" w:hAnsi="Times New Roman" w:cs="Times New Roman"/>
          <w:szCs w:val="21"/>
        </w:rPr>
        <w:t xml:space="preserve"> Performance comparison showing survival rates in the top left panel, returns in the top right panel, SOFA-stratified survival in the bottom left panel, and episode lengths in the bottom right panel.</w:t>
      </w:r>
    </w:p>
    <w:p w14:paraId="5E2FDA92" w14:textId="7A732D3A" w:rsidR="00BD13A2" w:rsidRDefault="00BD13A2" w:rsidP="00E4706F">
      <w:pPr>
        <w:rPr>
          <w:rFonts w:ascii="Times New Roman" w:hAnsi="Times New Roman" w:cs="Times New Roman"/>
          <w:szCs w:val="21"/>
        </w:rPr>
      </w:pPr>
      <w:r w:rsidRPr="00DD03A0">
        <w:rPr>
          <w:rFonts w:ascii="Times New Roman" w:hAnsi="Times New Roman" w:cs="Times New Roman"/>
          <w:noProof/>
          <w:szCs w:val="21"/>
        </w:rPr>
        <w:drawing>
          <wp:inline distT="0" distB="0" distL="0" distR="0" wp14:anchorId="2F9B13F1" wp14:editId="31DC2230">
            <wp:extent cx="5274310" cy="4387850"/>
            <wp:effectExtent l="0" t="0" r="2540" b="0"/>
            <wp:docPr id="173103896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038967" name=""/>
                    <pic:cNvPicPr/>
                  </pic:nvPicPr>
                  <pic:blipFill>
                    <a:blip r:embed="rId16"/>
                    <a:stretch>
                      <a:fillRect/>
                    </a:stretch>
                  </pic:blipFill>
                  <pic:spPr>
                    <a:xfrm>
                      <a:off x="0" y="0"/>
                      <a:ext cx="5274310" cy="4387850"/>
                    </a:xfrm>
                    <a:prstGeom prst="rect">
                      <a:avLst/>
                    </a:prstGeom>
                  </pic:spPr>
                </pic:pic>
              </a:graphicData>
            </a:graphic>
          </wp:inline>
        </w:drawing>
      </w:r>
    </w:p>
    <w:p w14:paraId="3B8EEAE6" w14:textId="34808F63" w:rsidR="0013750A" w:rsidRPr="00DD03A0" w:rsidRDefault="0013750A" w:rsidP="00E4706F">
      <w:pPr>
        <w:rPr>
          <w:rFonts w:ascii="Times New Roman" w:hAnsi="Times New Roman" w:cs="Times New Roman"/>
          <w:szCs w:val="21"/>
        </w:rPr>
      </w:pPr>
      <w:r w:rsidRPr="00DD03A0">
        <w:rPr>
          <w:rFonts w:ascii="Times New Roman" w:hAnsi="Times New Roman" w:cs="Times New Roman"/>
          <w:b/>
          <w:bCs/>
          <w:szCs w:val="21"/>
        </w:rPr>
        <w:lastRenderedPageBreak/>
        <w:t>Figure 2.</w:t>
      </w:r>
      <w:r w:rsidRPr="00DD03A0">
        <w:rPr>
          <w:rFonts w:ascii="Times New Roman" w:hAnsi="Times New Roman" w:cs="Times New Roman"/>
          <w:szCs w:val="21"/>
        </w:rPr>
        <w:t xml:space="preserve"> Training convergence curves for the six reinforcement learning algorithms. (a</w:t>
      </w:r>
      <w:r w:rsidRPr="0013750A">
        <w:rPr>
          <w:rFonts w:ascii="Times New Roman" w:hAnsi="Times New Roman" w:cs="Times New Roman"/>
          <w:szCs w:val="21"/>
        </w:rPr>
        <w:t>–</w:t>
      </w:r>
      <w:r w:rsidRPr="00DD03A0">
        <w:rPr>
          <w:rFonts w:ascii="Times New Roman" w:hAnsi="Times New Roman" w:cs="Times New Roman"/>
          <w:szCs w:val="21"/>
        </w:rPr>
        <w:t>d) Individual loss trajectories for BC, CQL, DQN, and SAC, with smoothed curves overlaid on raw data. Labels indicate offline vs. hybrid training paradigms. (e) Normalized loss comparison showing relative convergence rates across all algorithms. CQL demonstrates rapid initial convergence followed by stable learning, while BC exhibits gradual optimization of its imitation objective.</w:t>
      </w:r>
    </w:p>
    <w:p w14:paraId="234520FB" w14:textId="01EF7CF8" w:rsidR="00A75766" w:rsidRPr="0013750A" w:rsidRDefault="00A75766" w:rsidP="00E4706F">
      <w:pPr>
        <w:pStyle w:val="2"/>
        <w:spacing w:beforeLines="50" w:before="156" w:afterLines="50" w:after="156" w:line="240" w:lineRule="auto"/>
        <w:rPr>
          <w:rFonts w:cs="Times New Roman"/>
          <w:szCs w:val="28"/>
        </w:rPr>
      </w:pPr>
      <w:r w:rsidRPr="0013750A">
        <w:rPr>
          <w:rFonts w:cs="Times New Roman"/>
          <w:szCs w:val="28"/>
        </w:rPr>
        <w:t>3.2 SOFA-Stratified Analysis</w:t>
      </w:r>
    </w:p>
    <w:p w14:paraId="0E97F08B" w14:textId="3B863484" w:rsidR="0013750A"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We stratified episodes by SOFA score into low (≤</w:t>
      </w:r>
      <w:r w:rsidR="0013750A">
        <w:rPr>
          <w:rFonts w:ascii="Times New Roman" w:hAnsi="Times New Roman" w:cs="Times New Roman" w:hint="eastAsia"/>
          <w:szCs w:val="21"/>
        </w:rPr>
        <w:t xml:space="preserve"> </w:t>
      </w:r>
      <w:r w:rsidRPr="00DD03A0">
        <w:rPr>
          <w:rFonts w:ascii="Times New Roman" w:hAnsi="Times New Roman" w:cs="Times New Roman"/>
          <w:szCs w:val="21"/>
        </w:rPr>
        <w:t>5), medium (6</w:t>
      </w:r>
      <w:r w:rsidR="0013750A" w:rsidRPr="0013750A">
        <w:rPr>
          <w:rFonts w:ascii="Times New Roman" w:hAnsi="Times New Roman" w:cs="Times New Roman"/>
          <w:szCs w:val="21"/>
        </w:rPr>
        <w:t>–</w:t>
      </w:r>
      <w:r w:rsidRPr="00DD03A0">
        <w:rPr>
          <w:rFonts w:ascii="Times New Roman" w:hAnsi="Times New Roman" w:cs="Times New Roman"/>
          <w:szCs w:val="21"/>
        </w:rPr>
        <w:t>10), and high (≥</w:t>
      </w:r>
      <w:r w:rsidR="0013750A">
        <w:rPr>
          <w:rFonts w:ascii="Times New Roman" w:hAnsi="Times New Roman" w:cs="Times New Roman" w:hint="eastAsia"/>
          <w:szCs w:val="21"/>
        </w:rPr>
        <w:t xml:space="preserve"> </w:t>
      </w:r>
      <w:r w:rsidRPr="00DD03A0">
        <w:rPr>
          <w:rFonts w:ascii="Times New Roman" w:hAnsi="Times New Roman" w:cs="Times New Roman"/>
          <w:szCs w:val="21"/>
        </w:rPr>
        <w:t xml:space="preserve">11) categories. All methods exceed 97% on low and medium severity cases, reflecting a ceiling effect. </w:t>
      </w:r>
      <w:r w:rsidRPr="0013750A">
        <w:rPr>
          <w:rFonts w:ascii="Times New Roman" w:hAnsi="Times New Roman" w:cs="Times New Roman"/>
          <w:b/>
          <w:bCs/>
          <w:szCs w:val="21"/>
        </w:rPr>
        <w:t>Table 2</w:t>
      </w:r>
      <w:r w:rsidRPr="00DD03A0">
        <w:rPr>
          <w:rFonts w:ascii="Times New Roman" w:hAnsi="Times New Roman" w:cs="Times New Roman"/>
          <w:szCs w:val="21"/>
        </w:rPr>
        <w:t xml:space="preserve"> shows high-SOFA results. DDQN-Attention achieves the highest survival at 90.5%, with a 1.9 percentage point advantage over BC and CQL at 88.6% and 88.5%</w:t>
      </w:r>
      <w:r w:rsidR="0013750A">
        <w:rPr>
          <w:rFonts w:ascii="Times New Roman" w:hAnsi="Times New Roman" w:cs="Times New Roman"/>
          <w:szCs w:val="21"/>
        </w:rPr>
        <w:t>,</w:t>
      </w:r>
      <w:r w:rsidRPr="00DD03A0">
        <w:rPr>
          <w:rFonts w:ascii="Times New Roman" w:hAnsi="Times New Roman" w:cs="Times New Roman"/>
          <w:szCs w:val="21"/>
        </w:rPr>
        <w:t xml:space="preserve"> respectively. Offline methods BC and CQL match SAC at 88.7% but substantially outperform DQN at 84.3%. CQL combines competitive high-SOFA performance with superior interpretability</w:t>
      </w:r>
      <w:r w:rsidR="0013750A">
        <w:rPr>
          <w:rFonts w:ascii="Times New Roman" w:hAnsi="Times New Roman" w:cs="Times New Roman"/>
          <w:szCs w:val="21"/>
        </w:rPr>
        <w:t>,</w:t>
      </w:r>
      <w:r w:rsidRPr="00DD03A0">
        <w:rPr>
          <w:rFonts w:ascii="Times New Roman" w:hAnsi="Times New Roman" w:cs="Times New Roman"/>
          <w:szCs w:val="21"/>
        </w:rPr>
        <w:t xml:space="preserve"> as shown in </w:t>
      </w:r>
      <w:r w:rsidRPr="0013750A">
        <w:rPr>
          <w:rFonts w:ascii="Times New Roman" w:hAnsi="Times New Roman" w:cs="Times New Roman"/>
          <w:b/>
          <w:bCs/>
          <w:szCs w:val="21"/>
        </w:rPr>
        <w:t>Section 3.3</w:t>
      </w:r>
      <w:r w:rsidRPr="00DD03A0">
        <w:rPr>
          <w:rFonts w:ascii="Times New Roman" w:hAnsi="Times New Roman" w:cs="Times New Roman"/>
          <w:szCs w:val="21"/>
        </w:rPr>
        <w:t>.</w:t>
      </w:r>
    </w:p>
    <w:p w14:paraId="66D7A214" w14:textId="77777777" w:rsidR="00F566A2" w:rsidRDefault="00F566A2" w:rsidP="00E4706F">
      <w:pPr>
        <w:rPr>
          <w:rFonts w:ascii="Times New Roman" w:hAnsi="Times New Roman" w:cs="Times New Roman"/>
          <w:szCs w:val="21"/>
        </w:rPr>
      </w:pPr>
    </w:p>
    <w:p w14:paraId="2335EE00" w14:textId="2033B55F" w:rsidR="00A75766" w:rsidRPr="00DD03A0" w:rsidRDefault="0049368D" w:rsidP="00E4706F">
      <w:pPr>
        <w:rPr>
          <w:rFonts w:ascii="Times New Roman" w:hAnsi="Times New Roman" w:cs="Times New Roman"/>
          <w:szCs w:val="21"/>
        </w:rPr>
      </w:pPr>
      <w:r w:rsidRPr="0049368D">
        <w:rPr>
          <w:rFonts w:ascii="Times New Roman" w:hAnsi="Times New Roman" w:cs="Times New Roman"/>
          <w:b/>
          <w:bCs/>
          <w:szCs w:val="21"/>
        </w:rPr>
        <w:t xml:space="preserve">Table 2. </w:t>
      </w:r>
      <w:r w:rsidRPr="00EE2A91">
        <w:rPr>
          <w:rFonts w:ascii="Times New Roman" w:hAnsi="Times New Roman" w:cs="Times New Roman"/>
          <w:szCs w:val="21"/>
        </w:rPr>
        <w:t xml:space="preserve">Performance metrics for high-severity patients with </w:t>
      </w:r>
      <w:r w:rsidR="00F566A2">
        <w:rPr>
          <w:rFonts w:ascii="Times New Roman" w:hAnsi="Times New Roman" w:cs="Times New Roman"/>
          <w:szCs w:val="21"/>
        </w:rPr>
        <w:t xml:space="preserve">an </w:t>
      </w:r>
      <w:r w:rsidRPr="00EE2A91">
        <w:rPr>
          <w:rFonts w:ascii="Times New Roman" w:hAnsi="Times New Roman" w:cs="Times New Roman"/>
          <w:szCs w:val="21"/>
        </w:rPr>
        <w:t xml:space="preserve">initial SOFA score </w:t>
      </w:r>
      <m:oMath>
        <m:r>
          <w:rPr>
            <w:rFonts w:ascii="Cambria Math" w:hAnsi="Cambria Math" w:cs="Times New Roman"/>
            <w:szCs w:val="21"/>
          </w:rPr>
          <m:t>≥</m:t>
        </m:r>
      </m:oMath>
      <w:r w:rsidRPr="00EE2A91">
        <w:rPr>
          <w:rFonts w:ascii="Times New Roman" w:hAnsi="Times New Roman" w:cs="Times New Roman"/>
          <w:szCs w:val="21"/>
        </w:rPr>
        <w:t xml:space="preserve"> 11 across reinforcement learning algorithms. Reported metrics include survival rate (%), average return (mean </w:t>
      </w:r>
      <m:oMath>
        <m:r>
          <w:rPr>
            <w:rFonts w:ascii="Cambria Math" w:hAnsi="Cambria Math" w:cs="Times New Roman"/>
            <w:szCs w:val="21"/>
          </w:rPr>
          <m:t>±</m:t>
        </m:r>
      </m:oMath>
      <w:r w:rsidRPr="00EE2A91">
        <w:rPr>
          <w:rFonts w:ascii="Times New Roman" w:hAnsi="Times New Roman" w:cs="Times New Roman"/>
          <w:szCs w:val="21"/>
        </w:rPr>
        <w:t xml:space="preserve"> SD), and average episode length (mean </w:t>
      </w:r>
      <m:oMath>
        <m:r>
          <w:rPr>
            <w:rFonts w:ascii="Cambria Math" w:hAnsi="Cambria Math" w:cs="Times New Roman"/>
            <w:szCs w:val="21"/>
          </w:rPr>
          <m:t>±</m:t>
        </m:r>
      </m:oMath>
      <w:r w:rsidRPr="00EE2A91">
        <w:rPr>
          <w:rFonts w:ascii="Times New Roman" w:hAnsi="Times New Roman" w:cs="Times New Roman"/>
          <w:szCs w:val="21"/>
        </w:rPr>
        <w:t xml:space="preserve"> SD), evaluated on high-SOFA episodes from the simulator.</w:t>
      </w:r>
    </w:p>
    <w:tbl>
      <w:tblPr>
        <w:tblStyle w:val="aa"/>
        <w:tblW w:w="5000" w:type="pct"/>
        <w:tblLook w:val="04A0" w:firstRow="1" w:lastRow="0" w:firstColumn="1" w:lastColumn="0" w:noHBand="0" w:noVBand="1"/>
      </w:tblPr>
      <w:tblGrid>
        <w:gridCol w:w="2239"/>
        <w:gridCol w:w="705"/>
        <w:gridCol w:w="1828"/>
        <w:gridCol w:w="1835"/>
        <w:gridCol w:w="1689"/>
      </w:tblGrid>
      <w:tr w:rsidR="002966F6" w:rsidRPr="00DD03A0" w14:paraId="1887FABD" w14:textId="77777777" w:rsidTr="0013750A">
        <w:tc>
          <w:tcPr>
            <w:tcW w:w="1349" w:type="pct"/>
            <w:hideMark/>
          </w:tcPr>
          <w:p w14:paraId="3AA6C93F" w14:textId="77777777"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Model</w:t>
            </w:r>
          </w:p>
        </w:tc>
        <w:tc>
          <w:tcPr>
            <w:tcW w:w="425" w:type="pct"/>
            <w:hideMark/>
          </w:tcPr>
          <w:p w14:paraId="2B8353A0" w14:textId="77777777" w:rsidR="002966F6" w:rsidRPr="0013750A" w:rsidRDefault="002966F6" w:rsidP="00E4706F">
            <w:pPr>
              <w:rPr>
                <w:rFonts w:ascii="Times New Roman" w:hAnsi="Times New Roman" w:cs="Times New Roman"/>
                <w:b/>
                <w:bCs/>
                <w:i/>
                <w:sz w:val="21"/>
                <w:szCs w:val="21"/>
              </w:rPr>
            </w:pPr>
            <w:r w:rsidRPr="0013750A">
              <w:rPr>
                <w:rFonts w:ascii="Times New Roman" w:hAnsi="Times New Roman" w:cs="Times New Roman"/>
                <w:b/>
                <w:bCs/>
                <w:i/>
                <w:sz w:val="21"/>
                <w:szCs w:val="21"/>
              </w:rPr>
              <w:t>n</w:t>
            </w:r>
          </w:p>
        </w:tc>
        <w:tc>
          <w:tcPr>
            <w:tcW w:w="1102" w:type="pct"/>
            <w:hideMark/>
          </w:tcPr>
          <w:p w14:paraId="682BDD84" w14:textId="77777777"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Survival (%)</w:t>
            </w:r>
          </w:p>
        </w:tc>
        <w:tc>
          <w:tcPr>
            <w:tcW w:w="1106" w:type="pct"/>
            <w:hideMark/>
          </w:tcPr>
          <w:p w14:paraId="75DDFA39" w14:textId="7645446E"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Avg</w:t>
            </w:r>
            <w:r w:rsidR="0013750A">
              <w:rPr>
                <w:rFonts w:ascii="Times New Roman" w:hAnsi="Times New Roman" w:cs="Times New Roman" w:hint="eastAsia"/>
                <w:b/>
                <w:bCs/>
                <w:sz w:val="21"/>
                <w:szCs w:val="21"/>
              </w:rPr>
              <w:t>.</w:t>
            </w:r>
            <w:r w:rsidRPr="00DD03A0">
              <w:rPr>
                <w:rFonts w:ascii="Times New Roman" w:hAnsi="Times New Roman" w:cs="Times New Roman"/>
                <w:b/>
                <w:bCs/>
                <w:sz w:val="21"/>
                <w:szCs w:val="21"/>
              </w:rPr>
              <w:t xml:space="preserve"> Return</w:t>
            </w:r>
          </w:p>
        </w:tc>
        <w:tc>
          <w:tcPr>
            <w:tcW w:w="1018" w:type="pct"/>
            <w:hideMark/>
          </w:tcPr>
          <w:p w14:paraId="5FD564C6" w14:textId="5A5F37E1" w:rsidR="002966F6" w:rsidRPr="00DD03A0" w:rsidRDefault="002966F6" w:rsidP="00E4706F">
            <w:pPr>
              <w:rPr>
                <w:rFonts w:ascii="Times New Roman" w:hAnsi="Times New Roman" w:cs="Times New Roman"/>
                <w:b/>
                <w:bCs/>
                <w:sz w:val="21"/>
                <w:szCs w:val="21"/>
              </w:rPr>
            </w:pPr>
            <w:r w:rsidRPr="00DD03A0">
              <w:rPr>
                <w:rFonts w:ascii="Times New Roman" w:hAnsi="Times New Roman" w:cs="Times New Roman"/>
                <w:b/>
                <w:bCs/>
                <w:sz w:val="21"/>
                <w:szCs w:val="21"/>
              </w:rPr>
              <w:t>Avg</w:t>
            </w:r>
            <w:r w:rsidR="0013750A">
              <w:rPr>
                <w:rFonts w:ascii="Times New Roman" w:hAnsi="Times New Roman" w:cs="Times New Roman" w:hint="eastAsia"/>
                <w:b/>
                <w:bCs/>
                <w:sz w:val="21"/>
                <w:szCs w:val="21"/>
              </w:rPr>
              <w:t>.</w:t>
            </w:r>
            <w:r w:rsidRPr="00DD03A0">
              <w:rPr>
                <w:rFonts w:ascii="Times New Roman" w:hAnsi="Times New Roman" w:cs="Times New Roman"/>
                <w:b/>
                <w:bCs/>
                <w:sz w:val="21"/>
                <w:szCs w:val="21"/>
              </w:rPr>
              <w:t xml:space="preserve"> Length</w:t>
            </w:r>
          </w:p>
        </w:tc>
      </w:tr>
      <w:tr w:rsidR="0013750A" w:rsidRPr="00DD03A0" w14:paraId="1D0AA073" w14:textId="77777777" w:rsidTr="0013750A">
        <w:tc>
          <w:tcPr>
            <w:tcW w:w="5000" w:type="pct"/>
            <w:gridSpan w:val="5"/>
            <w:hideMark/>
          </w:tcPr>
          <w:p w14:paraId="4FB63B38" w14:textId="4FD6F46C" w:rsidR="0013750A" w:rsidRPr="00DD03A0" w:rsidRDefault="0013750A" w:rsidP="00E4706F">
            <w:pPr>
              <w:rPr>
                <w:rFonts w:ascii="Times New Roman" w:hAnsi="Times New Roman" w:cs="Times New Roman"/>
                <w:sz w:val="21"/>
                <w:szCs w:val="21"/>
              </w:rPr>
            </w:pPr>
            <w:r w:rsidRPr="00DD03A0">
              <w:rPr>
                <w:rFonts w:ascii="Times New Roman" w:hAnsi="Times New Roman" w:cs="Times New Roman"/>
                <w:b/>
                <w:bCs/>
                <w:sz w:val="21"/>
                <w:szCs w:val="21"/>
              </w:rPr>
              <w:t>Offline RL</w:t>
            </w:r>
          </w:p>
        </w:tc>
      </w:tr>
      <w:tr w:rsidR="002966F6" w:rsidRPr="00DD03A0" w14:paraId="3CC73B3B" w14:textId="77777777" w:rsidTr="0013750A">
        <w:tc>
          <w:tcPr>
            <w:tcW w:w="1349" w:type="pct"/>
            <w:hideMark/>
          </w:tcPr>
          <w:p w14:paraId="3BBA0BBB"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BC</w:t>
            </w:r>
          </w:p>
        </w:tc>
        <w:tc>
          <w:tcPr>
            <w:tcW w:w="425" w:type="pct"/>
            <w:hideMark/>
          </w:tcPr>
          <w:p w14:paraId="6B60E85C"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211</w:t>
            </w:r>
          </w:p>
        </w:tc>
        <w:tc>
          <w:tcPr>
            <w:tcW w:w="1102" w:type="pct"/>
            <w:hideMark/>
          </w:tcPr>
          <w:p w14:paraId="7FBF130B"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88.6</w:t>
            </w:r>
          </w:p>
        </w:tc>
        <w:tc>
          <w:tcPr>
            <w:tcW w:w="1106" w:type="pct"/>
            <w:hideMark/>
          </w:tcPr>
          <w:p w14:paraId="604A967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11.63 ± 9.82</w:t>
            </w:r>
          </w:p>
        </w:tc>
        <w:tc>
          <w:tcPr>
            <w:tcW w:w="1018" w:type="pct"/>
            <w:hideMark/>
          </w:tcPr>
          <w:p w14:paraId="287C1F3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8.3 ± 1.1</w:t>
            </w:r>
          </w:p>
        </w:tc>
      </w:tr>
      <w:tr w:rsidR="002966F6" w:rsidRPr="00DD03A0" w14:paraId="2E20FF3F" w14:textId="77777777" w:rsidTr="0013750A">
        <w:tc>
          <w:tcPr>
            <w:tcW w:w="1349" w:type="pct"/>
            <w:hideMark/>
          </w:tcPr>
          <w:p w14:paraId="423818A1"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CQL</w:t>
            </w:r>
          </w:p>
        </w:tc>
        <w:tc>
          <w:tcPr>
            <w:tcW w:w="425" w:type="pct"/>
            <w:hideMark/>
          </w:tcPr>
          <w:p w14:paraId="7D15BC4A"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191</w:t>
            </w:r>
          </w:p>
        </w:tc>
        <w:tc>
          <w:tcPr>
            <w:tcW w:w="1102" w:type="pct"/>
            <w:hideMark/>
          </w:tcPr>
          <w:p w14:paraId="45E560F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88.5</w:t>
            </w:r>
          </w:p>
        </w:tc>
        <w:tc>
          <w:tcPr>
            <w:tcW w:w="1106" w:type="pct"/>
            <w:hideMark/>
          </w:tcPr>
          <w:p w14:paraId="0BC6985D"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11.55 ± 9.95</w:t>
            </w:r>
          </w:p>
        </w:tc>
        <w:tc>
          <w:tcPr>
            <w:tcW w:w="1018" w:type="pct"/>
            <w:hideMark/>
          </w:tcPr>
          <w:p w14:paraId="5CCFE214"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8.3 ± 1.1</w:t>
            </w:r>
          </w:p>
        </w:tc>
      </w:tr>
      <w:tr w:rsidR="0013750A" w:rsidRPr="00DD03A0" w14:paraId="26B94EE8" w14:textId="77777777" w:rsidTr="0013750A">
        <w:tc>
          <w:tcPr>
            <w:tcW w:w="5000" w:type="pct"/>
            <w:gridSpan w:val="5"/>
            <w:hideMark/>
          </w:tcPr>
          <w:p w14:paraId="2C752FD8" w14:textId="0605F58B" w:rsidR="0013750A" w:rsidRPr="00DD03A0" w:rsidRDefault="0013750A" w:rsidP="00E4706F">
            <w:pPr>
              <w:rPr>
                <w:rFonts w:ascii="Times New Roman" w:hAnsi="Times New Roman" w:cs="Times New Roman"/>
                <w:sz w:val="21"/>
                <w:szCs w:val="21"/>
              </w:rPr>
            </w:pPr>
            <w:r w:rsidRPr="00DD03A0">
              <w:rPr>
                <w:rFonts w:ascii="Times New Roman" w:hAnsi="Times New Roman" w:cs="Times New Roman"/>
                <w:b/>
                <w:bCs/>
                <w:sz w:val="21"/>
                <w:szCs w:val="21"/>
              </w:rPr>
              <w:t>Hybrid Baseline</w:t>
            </w:r>
          </w:p>
        </w:tc>
      </w:tr>
      <w:tr w:rsidR="002966F6" w:rsidRPr="00DD03A0" w14:paraId="290A9A61" w14:textId="77777777" w:rsidTr="0013750A">
        <w:tc>
          <w:tcPr>
            <w:tcW w:w="1349" w:type="pct"/>
            <w:hideMark/>
          </w:tcPr>
          <w:p w14:paraId="2E14E12A"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DQN</w:t>
            </w:r>
          </w:p>
        </w:tc>
        <w:tc>
          <w:tcPr>
            <w:tcW w:w="425" w:type="pct"/>
            <w:hideMark/>
          </w:tcPr>
          <w:p w14:paraId="720EDBA6"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185</w:t>
            </w:r>
          </w:p>
        </w:tc>
        <w:tc>
          <w:tcPr>
            <w:tcW w:w="1102" w:type="pct"/>
            <w:hideMark/>
          </w:tcPr>
          <w:p w14:paraId="3F0D75E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84.3</w:t>
            </w:r>
          </w:p>
        </w:tc>
        <w:tc>
          <w:tcPr>
            <w:tcW w:w="1106" w:type="pct"/>
            <w:hideMark/>
          </w:tcPr>
          <w:p w14:paraId="026FF4E9"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10.29 ± 11.46</w:t>
            </w:r>
          </w:p>
        </w:tc>
        <w:tc>
          <w:tcPr>
            <w:tcW w:w="1018" w:type="pct"/>
            <w:hideMark/>
          </w:tcPr>
          <w:p w14:paraId="1C133CA7"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8.5 ± 1.2</w:t>
            </w:r>
          </w:p>
        </w:tc>
      </w:tr>
      <w:tr w:rsidR="0013750A" w:rsidRPr="00DD03A0" w14:paraId="78DC81BA" w14:textId="77777777" w:rsidTr="0013750A">
        <w:tc>
          <w:tcPr>
            <w:tcW w:w="5000" w:type="pct"/>
            <w:gridSpan w:val="5"/>
            <w:hideMark/>
          </w:tcPr>
          <w:p w14:paraId="77830826" w14:textId="4713F266" w:rsidR="0013750A" w:rsidRPr="00DD03A0" w:rsidRDefault="0013750A" w:rsidP="00E4706F">
            <w:pPr>
              <w:rPr>
                <w:rFonts w:ascii="Times New Roman" w:hAnsi="Times New Roman" w:cs="Times New Roman"/>
                <w:sz w:val="21"/>
                <w:szCs w:val="21"/>
              </w:rPr>
            </w:pPr>
            <w:r w:rsidRPr="00DD03A0">
              <w:rPr>
                <w:rFonts w:ascii="Times New Roman" w:hAnsi="Times New Roman" w:cs="Times New Roman"/>
                <w:b/>
                <w:bCs/>
                <w:sz w:val="21"/>
                <w:szCs w:val="21"/>
              </w:rPr>
              <w:t>Online RL</w:t>
            </w:r>
          </w:p>
        </w:tc>
      </w:tr>
      <w:tr w:rsidR="002966F6" w:rsidRPr="00DD03A0" w14:paraId="36DA6E74" w14:textId="77777777" w:rsidTr="0013750A">
        <w:tc>
          <w:tcPr>
            <w:tcW w:w="1349" w:type="pct"/>
            <w:hideMark/>
          </w:tcPr>
          <w:p w14:paraId="3E69BA6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DDQN-Attention</w:t>
            </w:r>
          </w:p>
        </w:tc>
        <w:tc>
          <w:tcPr>
            <w:tcW w:w="425" w:type="pct"/>
            <w:hideMark/>
          </w:tcPr>
          <w:p w14:paraId="791FCDD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190</w:t>
            </w:r>
          </w:p>
        </w:tc>
        <w:tc>
          <w:tcPr>
            <w:tcW w:w="1102" w:type="pct"/>
            <w:hideMark/>
          </w:tcPr>
          <w:p w14:paraId="542795B4" w14:textId="77777777" w:rsidR="002966F6" w:rsidRPr="00FB03E3" w:rsidRDefault="002966F6" w:rsidP="00E4706F">
            <w:pPr>
              <w:rPr>
                <w:rFonts w:ascii="Times New Roman" w:hAnsi="Times New Roman" w:cs="Times New Roman"/>
                <w:sz w:val="21"/>
                <w:szCs w:val="21"/>
              </w:rPr>
            </w:pPr>
            <w:r w:rsidRPr="00F566A2">
              <w:rPr>
                <w:rFonts w:ascii="Times New Roman" w:hAnsi="Times New Roman" w:cs="Times New Roman"/>
                <w:szCs w:val="21"/>
              </w:rPr>
              <w:t>90.5</w:t>
            </w:r>
          </w:p>
        </w:tc>
        <w:tc>
          <w:tcPr>
            <w:tcW w:w="1106" w:type="pct"/>
            <w:hideMark/>
          </w:tcPr>
          <w:p w14:paraId="0DA6FF06"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12.16 ± 8.79</w:t>
            </w:r>
          </w:p>
        </w:tc>
        <w:tc>
          <w:tcPr>
            <w:tcW w:w="1018" w:type="pct"/>
            <w:hideMark/>
          </w:tcPr>
          <w:p w14:paraId="5A923A7B"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8.0 ± 1.1</w:t>
            </w:r>
          </w:p>
        </w:tc>
      </w:tr>
      <w:tr w:rsidR="002966F6" w:rsidRPr="00DD03A0" w14:paraId="272CB89F" w14:textId="77777777" w:rsidTr="0013750A">
        <w:tc>
          <w:tcPr>
            <w:tcW w:w="1349" w:type="pct"/>
            <w:hideMark/>
          </w:tcPr>
          <w:p w14:paraId="74CC35F3"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DDQN-Residual</w:t>
            </w:r>
          </w:p>
        </w:tc>
        <w:tc>
          <w:tcPr>
            <w:tcW w:w="425" w:type="pct"/>
            <w:hideMark/>
          </w:tcPr>
          <w:p w14:paraId="593E950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200</w:t>
            </w:r>
          </w:p>
        </w:tc>
        <w:tc>
          <w:tcPr>
            <w:tcW w:w="1102" w:type="pct"/>
            <w:hideMark/>
          </w:tcPr>
          <w:p w14:paraId="50E7063A"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87.0</w:t>
            </w:r>
          </w:p>
        </w:tc>
        <w:tc>
          <w:tcPr>
            <w:tcW w:w="1106" w:type="pct"/>
            <w:hideMark/>
          </w:tcPr>
          <w:p w14:paraId="49E6C81F"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11.10 ± 10.09</w:t>
            </w:r>
          </w:p>
        </w:tc>
        <w:tc>
          <w:tcPr>
            <w:tcW w:w="1018" w:type="pct"/>
            <w:hideMark/>
          </w:tcPr>
          <w:p w14:paraId="35981A10"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8.3 ± 1.2</w:t>
            </w:r>
          </w:p>
        </w:tc>
      </w:tr>
      <w:tr w:rsidR="002966F6" w:rsidRPr="00DD03A0" w14:paraId="5AB6CA16" w14:textId="77777777" w:rsidTr="0013750A">
        <w:tc>
          <w:tcPr>
            <w:tcW w:w="1349" w:type="pct"/>
            <w:hideMark/>
          </w:tcPr>
          <w:p w14:paraId="79B3794F"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SAC</w:t>
            </w:r>
          </w:p>
        </w:tc>
        <w:tc>
          <w:tcPr>
            <w:tcW w:w="425" w:type="pct"/>
            <w:hideMark/>
          </w:tcPr>
          <w:p w14:paraId="7541CBD3"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195</w:t>
            </w:r>
          </w:p>
        </w:tc>
        <w:tc>
          <w:tcPr>
            <w:tcW w:w="1102" w:type="pct"/>
            <w:hideMark/>
          </w:tcPr>
          <w:p w14:paraId="78354EDE"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88.7</w:t>
            </w:r>
          </w:p>
        </w:tc>
        <w:tc>
          <w:tcPr>
            <w:tcW w:w="1106" w:type="pct"/>
            <w:hideMark/>
          </w:tcPr>
          <w:p w14:paraId="301F862C"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11.62 ± 9.49</w:t>
            </w:r>
          </w:p>
        </w:tc>
        <w:tc>
          <w:tcPr>
            <w:tcW w:w="1018" w:type="pct"/>
            <w:hideMark/>
          </w:tcPr>
          <w:p w14:paraId="446B12A3" w14:textId="77777777" w:rsidR="002966F6" w:rsidRPr="00DD03A0" w:rsidRDefault="002966F6" w:rsidP="00E4706F">
            <w:pPr>
              <w:rPr>
                <w:rFonts w:ascii="Times New Roman" w:hAnsi="Times New Roman" w:cs="Times New Roman"/>
                <w:sz w:val="21"/>
                <w:szCs w:val="21"/>
              </w:rPr>
            </w:pPr>
            <w:r w:rsidRPr="00DD03A0">
              <w:rPr>
                <w:rFonts w:ascii="Times New Roman" w:hAnsi="Times New Roman" w:cs="Times New Roman"/>
                <w:sz w:val="21"/>
                <w:szCs w:val="21"/>
              </w:rPr>
              <w:t>8.1 ± 1.1</w:t>
            </w:r>
          </w:p>
        </w:tc>
      </w:tr>
    </w:tbl>
    <w:p w14:paraId="7CB94003" w14:textId="06AB463E" w:rsidR="00A75766" w:rsidRPr="00DD03A0" w:rsidRDefault="0013750A" w:rsidP="00E4706F">
      <w:pPr>
        <w:rPr>
          <w:rFonts w:ascii="Times New Roman" w:hAnsi="Times New Roman" w:cs="Times New Roman"/>
          <w:szCs w:val="21"/>
        </w:rPr>
      </w:pPr>
      <w:r>
        <w:rPr>
          <w:rFonts w:ascii="Times New Roman" w:hAnsi="Times New Roman" w:cs="Times New Roman" w:hint="eastAsia"/>
          <w:szCs w:val="21"/>
        </w:rPr>
        <w:t xml:space="preserve">Note: Avg. means average. </w:t>
      </w:r>
      <w:r w:rsidR="00A75766" w:rsidRPr="0013750A">
        <w:rPr>
          <w:rFonts w:ascii="Times New Roman" w:hAnsi="Times New Roman" w:cs="Times New Roman"/>
          <w:i/>
          <w:szCs w:val="21"/>
        </w:rPr>
        <w:t>n</w:t>
      </w:r>
      <w:r w:rsidR="00A75766" w:rsidRPr="00DD03A0">
        <w:rPr>
          <w:rFonts w:ascii="Times New Roman" w:hAnsi="Times New Roman" w:cs="Times New Roman"/>
          <w:szCs w:val="21"/>
        </w:rPr>
        <w:t xml:space="preserve"> = sample size for each algorithm in the high-SOFA stratum.</w:t>
      </w:r>
    </w:p>
    <w:p w14:paraId="5D2DD3AF" w14:textId="07CCC833" w:rsidR="00A75766" w:rsidRPr="0013750A" w:rsidRDefault="00A75766" w:rsidP="00E4706F">
      <w:pPr>
        <w:pStyle w:val="2"/>
        <w:spacing w:beforeLines="50" w:before="156" w:afterLines="50" w:after="156" w:line="240" w:lineRule="auto"/>
        <w:rPr>
          <w:rFonts w:cs="Times New Roman"/>
          <w:szCs w:val="28"/>
        </w:rPr>
      </w:pPr>
      <w:r w:rsidRPr="0013750A">
        <w:rPr>
          <w:rFonts w:cs="Times New Roman"/>
          <w:szCs w:val="28"/>
        </w:rPr>
        <w:t>3.3 LEG Interpretability Analysis</w:t>
      </w:r>
    </w:p>
    <w:p w14:paraId="2F9A696A" w14:textId="705AABDA"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We now present the core contribution of this work: a systematic comparison of interpretability across all 6 algorithms, comprising 3 offline methods</w:t>
      </w:r>
      <w:r w:rsidR="00F566A2">
        <w:rPr>
          <w:rFonts w:ascii="Times New Roman" w:hAnsi="Times New Roman" w:cs="Times New Roman"/>
          <w:szCs w:val="21"/>
        </w:rPr>
        <w:t>,</w:t>
      </w:r>
      <w:r w:rsidRPr="00DD03A0">
        <w:rPr>
          <w:rFonts w:ascii="Times New Roman" w:hAnsi="Times New Roman" w:cs="Times New Roman"/>
          <w:szCs w:val="21"/>
        </w:rPr>
        <w:t xml:space="preserve"> including BC, CQL, and DQN, and 3 online methods</w:t>
      </w:r>
      <w:r w:rsidR="00F566A2">
        <w:rPr>
          <w:rFonts w:ascii="Times New Roman" w:hAnsi="Times New Roman" w:cs="Times New Roman"/>
          <w:szCs w:val="21"/>
        </w:rPr>
        <w:t>,</w:t>
      </w:r>
      <w:r w:rsidRPr="00DD03A0">
        <w:rPr>
          <w:rFonts w:ascii="Times New Roman" w:hAnsi="Times New Roman" w:cs="Times New Roman"/>
          <w:szCs w:val="21"/>
        </w:rPr>
        <w:t xml:space="preserve"> including DDQN-Attention, DDQN-Residual, and SAC, using Linearly Estimated Gradients analysis. We analyzed 10 representative states per algorithm using identical parameters with 1,000 perturbation samples and </w:t>
      </w:r>
      <w:r w:rsidRPr="0013750A">
        <w:rPr>
          <w:rFonts w:ascii="Times New Roman" w:hAnsi="Times New Roman" w:cs="Times New Roman"/>
          <w:i/>
          <w:iCs/>
          <w:szCs w:val="21"/>
        </w:rPr>
        <w:t>σ</w:t>
      </w:r>
      <w:r w:rsidRPr="00DD03A0">
        <w:rPr>
          <w:rFonts w:ascii="Times New Roman" w:hAnsi="Times New Roman" w:cs="Times New Roman"/>
          <w:szCs w:val="21"/>
        </w:rPr>
        <w:t xml:space="preserve"> = 0.1, sampled uniformly across SOFA severity levels, and computed feature importance scores for the action selected by each policy. The results reveal dramatic differences in interpretability magnitude spanning 3 orders of magnitude, with profound implications for the offline-vs-online trade-off and clinical deployment.</w:t>
      </w:r>
    </w:p>
    <w:p w14:paraId="51CAD4D5" w14:textId="4821D76C" w:rsidR="00A75766" w:rsidRPr="0013750A" w:rsidRDefault="00A75766" w:rsidP="00E4706F">
      <w:pPr>
        <w:pStyle w:val="3"/>
        <w:spacing w:beforeLines="50" w:before="156" w:afterLines="50" w:after="156" w:line="240" w:lineRule="auto"/>
        <w:rPr>
          <w:rFonts w:cs="Times New Roman"/>
          <w:sz w:val="28"/>
          <w:szCs w:val="28"/>
        </w:rPr>
      </w:pPr>
      <w:r w:rsidRPr="0013750A">
        <w:rPr>
          <w:rFonts w:cs="Times New Roman"/>
          <w:sz w:val="28"/>
          <w:szCs w:val="28"/>
        </w:rPr>
        <w:lastRenderedPageBreak/>
        <w:t>3.3.1 Feature Importance Magnitude Comparison</w:t>
      </w:r>
    </w:p>
    <w:p w14:paraId="30C3D8A1" w14:textId="2C00B429" w:rsidR="00A75766" w:rsidRPr="00DD03A0" w:rsidRDefault="00A75766" w:rsidP="00E4706F">
      <w:pPr>
        <w:ind w:firstLineChars="200" w:firstLine="420"/>
        <w:rPr>
          <w:rFonts w:ascii="Times New Roman" w:hAnsi="Times New Roman" w:cs="Times New Roman"/>
          <w:szCs w:val="21"/>
        </w:rPr>
      </w:pPr>
      <w:r w:rsidRPr="0013750A">
        <w:rPr>
          <w:rFonts w:ascii="Times New Roman" w:hAnsi="Times New Roman" w:cs="Times New Roman"/>
          <w:b/>
          <w:bCs/>
          <w:szCs w:val="21"/>
        </w:rPr>
        <w:t>Table 3</w:t>
      </w:r>
      <w:r w:rsidRPr="00DD03A0">
        <w:rPr>
          <w:rFonts w:ascii="Times New Roman" w:hAnsi="Times New Roman" w:cs="Times New Roman"/>
          <w:szCs w:val="21"/>
        </w:rPr>
        <w:t xml:space="preserve"> and </w:t>
      </w:r>
      <w:r w:rsidRPr="0013750A">
        <w:rPr>
          <w:rFonts w:ascii="Times New Roman" w:hAnsi="Times New Roman" w:cs="Times New Roman"/>
          <w:b/>
          <w:bCs/>
          <w:szCs w:val="21"/>
        </w:rPr>
        <w:t xml:space="preserve">Figure </w:t>
      </w:r>
      <w:r w:rsidR="007F6E88" w:rsidRPr="0013750A">
        <w:rPr>
          <w:rFonts w:ascii="Times New Roman" w:hAnsi="Times New Roman" w:cs="Times New Roman"/>
          <w:b/>
          <w:bCs/>
          <w:szCs w:val="21"/>
        </w:rPr>
        <w:t>3</w:t>
      </w:r>
      <w:r w:rsidRPr="00DD03A0">
        <w:rPr>
          <w:rFonts w:ascii="Times New Roman" w:hAnsi="Times New Roman" w:cs="Times New Roman"/>
          <w:szCs w:val="21"/>
        </w:rPr>
        <w:t xml:space="preserve"> summarize the LEG interpretability metrics for all 6 algorithms. The most striking finding is the maximum saliency magnitude, which quantifies the strength of the strongest feature importance signal. CQL achieves the highest saliency with a maximum of 40.06 for systolic blood pressure, suggesting strong dependence on a clinically relevant hemodynamic marker. The 3 online RL methods exhibit intermediate saliency, with DDQN-Attention achieving 3.57 for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xml:space="preserve">, DDQN-Residual achieving 2.93 for INR, and SAC achieving 1.17 for INR. The remaining offline methods show weaker signals. BC achieves 0.78, and DQN exhibits the weakest </w:t>
      </w:r>
      <w:r w:rsidRPr="00F566A2">
        <w:rPr>
          <w:rFonts w:ascii="Times New Roman" w:hAnsi="Times New Roman" w:cs="Times New Roman"/>
          <w:szCs w:val="21"/>
        </w:rPr>
        <w:t xml:space="preserve">signal at 0.069, representing a </w:t>
      </w:r>
      <w:r w:rsidR="00FB03E3" w:rsidRPr="00F566A2">
        <w:rPr>
          <w:rFonts w:ascii="Times New Roman" w:hAnsi="Times New Roman" w:cs="Times New Roman" w:hint="eastAsia"/>
          <w:szCs w:val="21"/>
        </w:rPr>
        <w:t>580</w:t>
      </w:r>
      <w:r w:rsidRPr="00F566A2">
        <w:rPr>
          <w:rFonts w:ascii="Times New Roman" w:hAnsi="Times New Roman" w:cs="Times New Roman"/>
          <w:szCs w:val="21"/>
        </w:rPr>
        <w:t>-fold difference compared to CQL</w:t>
      </w:r>
      <w:r w:rsidR="00F566A2">
        <w:rPr>
          <w:rFonts w:ascii="Times New Roman" w:hAnsi="Times New Roman" w:cs="Times New Roman" w:hint="eastAsia"/>
          <w:szCs w:val="21"/>
        </w:rPr>
        <w:t>,</w:t>
      </w:r>
      <w:r w:rsidRPr="00F566A2">
        <w:rPr>
          <w:rFonts w:ascii="Times New Roman" w:hAnsi="Times New Roman" w:cs="Times New Roman"/>
          <w:szCs w:val="21"/>
        </w:rPr>
        <w:t xml:space="preserve"> since 40.06/0.069 ≈ 580.</w:t>
      </w:r>
      <w:r w:rsidRPr="00DD03A0">
        <w:rPr>
          <w:rFonts w:ascii="Times New Roman" w:hAnsi="Times New Roman" w:cs="Times New Roman"/>
          <w:szCs w:val="21"/>
        </w:rPr>
        <w:t xml:space="preserve"> While we lack validated benchmarks to define absolute interpretability thresholds, this 3-order-of-magnitude range demonstrates substantial algorithmic variation in feature importance strength.</w:t>
      </w:r>
    </w:p>
    <w:p w14:paraId="79011ECD" w14:textId="3FBBFFA2"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This 3-order-of-magnitude range reveals a clear interpretability hierarchy. Conservative offline RL</w:t>
      </w:r>
      <w:r w:rsidR="00F566A2">
        <w:rPr>
          <w:rFonts w:ascii="Times New Roman" w:hAnsi="Times New Roman" w:cs="Times New Roman"/>
          <w:szCs w:val="21"/>
        </w:rPr>
        <w:t>,</w:t>
      </w:r>
      <w:r w:rsidRPr="00DD03A0">
        <w:rPr>
          <w:rFonts w:ascii="Times New Roman" w:hAnsi="Times New Roman" w:cs="Times New Roman"/>
          <w:szCs w:val="21"/>
        </w:rPr>
        <w:t xml:space="preserve"> as represented by CQL</w:t>
      </w:r>
      <w:r w:rsidR="00F566A2">
        <w:rPr>
          <w:rFonts w:ascii="Times New Roman" w:hAnsi="Times New Roman" w:cs="Times New Roman"/>
          <w:szCs w:val="21"/>
        </w:rPr>
        <w:t>,</w:t>
      </w:r>
      <w:r w:rsidRPr="00DD03A0">
        <w:rPr>
          <w:rFonts w:ascii="Times New Roman" w:hAnsi="Times New Roman" w:cs="Times New Roman"/>
          <w:szCs w:val="21"/>
        </w:rPr>
        <w:t xml:space="preserve"> ranks highest, followed by online RL with architectural innovations such as DDQN-Attention and DDQN-Residual, then online RL without structure as represented by SAC, then imitation learning as represented by BC, and finally online-trained DQN at the bottom. Online methods achieve 11-fold weaker interpretability than CQL at 40.06 vs. 3.57 despite marginally higher survival rates of 95.4% vs. 94.0%, demonstrating a measurable performance-interpretability trade-off. However, online methods remain 50-fold more interpretable than vanilla DQN at 3.57 vs. 0.069, suggesting that architectural choices such as attention mechanisms and residual connections can partially mitigate the interpretability loss from online training.</w:t>
      </w:r>
    </w:p>
    <w:p w14:paraId="2EA7014A" w14:textId="1184E050" w:rsidR="00A75766"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The interpretability patterns reflect algorithmic differences in representation learning. CQL</w:t>
      </w:r>
      <w:r w:rsidR="007E251F">
        <w:rPr>
          <w:rFonts w:ascii="Times New Roman" w:hAnsi="Times New Roman" w:cs="Times New Roman"/>
          <w:szCs w:val="21"/>
        </w:rPr>
        <w:t>’</w:t>
      </w:r>
      <w:r w:rsidRPr="00DD03A0">
        <w:rPr>
          <w:rFonts w:ascii="Times New Roman" w:hAnsi="Times New Roman" w:cs="Times New Roman"/>
          <w:szCs w:val="21"/>
        </w:rPr>
        <w:t>s conservatism biases the Q-function toward simple, threshold-based structures aligned with the heuristic behavioral policy, yielding strong gradients on clinically relevant features such as blood pressure and lactate. Online methods with attention and residual architectures preserve moderate interpretability by learning structured feature weighting, with DDQN-Attention</w:t>
      </w:r>
      <w:r w:rsidR="007E251F">
        <w:rPr>
          <w:rFonts w:ascii="Times New Roman" w:hAnsi="Times New Roman" w:cs="Times New Roman"/>
          <w:szCs w:val="21"/>
        </w:rPr>
        <w:t>’</w:t>
      </w:r>
      <w:r w:rsidRPr="00DD03A0">
        <w:rPr>
          <w:rFonts w:ascii="Times New Roman" w:hAnsi="Times New Roman" w:cs="Times New Roman"/>
          <w:szCs w:val="21"/>
        </w:rPr>
        <w:t xml:space="preserve">s top feature being </w:t>
      </w:r>
      <w:proofErr w:type="spellStart"/>
      <w:r w:rsidRPr="00DD03A0">
        <w:rPr>
          <w:rFonts w:ascii="Times New Roman" w:hAnsi="Times New Roman" w:cs="Times New Roman"/>
          <w:szCs w:val="21"/>
        </w:rPr>
        <w:t>qSOFA</w:t>
      </w:r>
      <w:proofErr w:type="spellEnd"/>
      <w:r w:rsidR="007F28C0">
        <w:rPr>
          <w:rFonts w:ascii="Times New Roman" w:hAnsi="Times New Roman" w:cs="Times New Roman"/>
          <w:szCs w:val="21"/>
        </w:rPr>
        <w:t>,</w:t>
      </w:r>
      <w:r w:rsidRPr="00DD03A0">
        <w:rPr>
          <w:rFonts w:ascii="Times New Roman" w:hAnsi="Times New Roman" w:cs="Times New Roman"/>
          <w:szCs w:val="21"/>
        </w:rPr>
        <w:t xml:space="preserve"> which aligns with clinical severity scoring. In contrast, DQN</w:t>
      </w:r>
      <w:r w:rsidR="007E251F">
        <w:rPr>
          <w:rFonts w:ascii="Times New Roman" w:hAnsi="Times New Roman" w:cs="Times New Roman"/>
          <w:szCs w:val="21"/>
        </w:rPr>
        <w:t>’</w:t>
      </w:r>
      <w:r w:rsidRPr="00DD03A0">
        <w:rPr>
          <w:rFonts w:ascii="Times New Roman" w:hAnsi="Times New Roman" w:cs="Times New Roman"/>
          <w:szCs w:val="21"/>
        </w:rPr>
        <w:t>s unconstrained deep network learns highly non-linear representations where no single feature dominates, producing uniformly weak saliency scores unsuitable for clinical validation.</w:t>
      </w:r>
    </w:p>
    <w:p w14:paraId="48B22CFA" w14:textId="77777777" w:rsidR="00F566A2" w:rsidRPr="00DD03A0" w:rsidRDefault="00F566A2" w:rsidP="00F566A2">
      <w:pPr>
        <w:rPr>
          <w:rFonts w:ascii="Times New Roman" w:hAnsi="Times New Roman" w:cs="Times New Roman"/>
          <w:szCs w:val="21"/>
        </w:rPr>
      </w:pPr>
    </w:p>
    <w:p w14:paraId="57E932F9" w14:textId="3EB08202" w:rsidR="00A75766" w:rsidRPr="00DD03A0" w:rsidRDefault="0049368D" w:rsidP="00E4706F">
      <w:pPr>
        <w:rPr>
          <w:rFonts w:ascii="Times New Roman" w:hAnsi="Times New Roman" w:cs="Times New Roman"/>
          <w:szCs w:val="21"/>
        </w:rPr>
      </w:pPr>
      <w:r w:rsidRPr="0049368D">
        <w:rPr>
          <w:rFonts w:ascii="Times New Roman" w:hAnsi="Times New Roman" w:cs="Times New Roman" w:hint="eastAsia"/>
          <w:b/>
          <w:bCs/>
          <w:szCs w:val="21"/>
        </w:rPr>
        <w:t xml:space="preserve">Table 3. </w:t>
      </w:r>
      <w:r w:rsidRPr="00EE2A91">
        <w:rPr>
          <w:rFonts w:ascii="Times New Roman" w:hAnsi="Times New Roman" w:cs="Times New Roman"/>
          <w:szCs w:val="21"/>
        </w:rPr>
        <w:t>LEG interpretability metrics for six reinforcement learning algorithms evaluated on 10 representative states per algorithm. Reported metrics include maximum saliency magnitude, top-ranked feature, and qualitative clinical coherence, computed using identical LEG parameters (</w:t>
      </w:r>
      <w:r w:rsidRPr="00F566A2">
        <w:rPr>
          <w:rFonts w:ascii="Times New Roman" w:hAnsi="Times New Roman" w:cs="Times New Roman"/>
          <w:i/>
          <w:iCs/>
          <w:szCs w:val="21"/>
        </w:rPr>
        <w:t>n</w:t>
      </w:r>
      <w:r w:rsidRPr="00EE2A91">
        <w:rPr>
          <w:rFonts w:ascii="Times New Roman" w:hAnsi="Times New Roman" w:cs="Times New Roman"/>
          <w:szCs w:val="21"/>
        </w:rPr>
        <w:t xml:space="preserve"> = 1,000 perturbations, </w:t>
      </w:r>
      <m:oMath>
        <m:r>
          <w:rPr>
            <w:rFonts w:ascii="Cambria Math" w:hAnsi="Cambria Math" w:cs="Times New Roman"/>
            <w:szCs w:val="21"/>
          </w:rPr>
          <m:t>σ</m:t>
        </m:r>
      </m:oMath>
      <w:r w:rsidRPr="00EE2A91">
        <w:rPr>
          <w:rFonts w:ascii="Times New Roman" w:hAnsi="Times New Roman" w:cs="Times New Roman"/>
          <w:szCs w:val="21"/>
        </w:rPr>
        <w:t xml:space="preserve"> = 0.1).</w:t>
      </w:r>
    </w:p>
    <w:tbl>
      <w:tblPr>
        <w:tblStyle w:val="aa"/>
        <w:tblW w:w="5000" w:type="pct"/>
        <w:tblLook w:val="04A0" w:firstRow="1" w:lastRow="0" w:firstColumn="1" w:lastColumn="0" w:noHBand="0" w:noVBand="1"/>
      </w:tblPr>
      <w:tblGrid>
        <w:gridCol w:w="1873"/>
        <w:gridCol w:w="1122"/>
        <w:gridCol w:w="1581"/>
        <w:gridCol w:w="1477"/>
        <w:gridCol w:w="2243"/>
      </w:tblGrid>
      <w:tr w:rsidR="009A0395" w:rsidRPr="00DD03A0" w14:paraId="7A76620D" w14:textId="77777777" w:rsidTr="007F28C0">
        <w:tc>
          <w:tcPr>
            <w:tcW w:w="1129" w:type="pct"/>
            <w:hideMark/>
          </w:tcPr>
          <w:p w14:paraId="7F6B6D47"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Algorithm</w:t>
            </w:r>
          </w:p>
        </w:tc>
        <w:tc>
          <w:tcPr>
            <w:tcW w:w="676" w:type="pct"/>
            <w:hideMark/>
          </w:tcPr>
          <w:p w14:paraId="574C46BC"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Training</w:t>
            </w:r>
          </w:p>
        </w:tc>
        <w:tc>
          <w:tcPr>
            <w:tcW w:w="953" w:type="pct"/>
            <w:hideMark/>
          </w:tcPr>
          <w:p w14:paraId="24428393"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Max Saliency</w:t>
            </w:r>
          </w:p>
        </w:tc>
        <w:tc>
          <w:tcPr>
            <w:tcW w:w="890" w:type="pct"/>
            <w:hideMark/>
          </w:tcPr>
          <w:p w14:paraId="26BE59BF" w14:textId="77777777"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Top Feature</w:t>
            </w:r>
          </w:p>
        </w:tc>
        <w:tc>
          <w:tcPr>
            <w:tcW w:w="1352" w:type="pct"/>
            <w:hideMark/>
          </w:tcPr>
          <w:p w14:paraId="6F85C8D4" w14:textId="403BD07F" w:rsidR="009A0395" w:rsidRPr="00DD03A0" w:rsidRDefault="009A0395" w:rsidP="00E4706F">
            <w:pPr>
              <w:rPr>
                <w:rFonts w:ascii="Times New Roman" w:hAnsi="Times New Roman" w:cs="Times New Roman"/>
                <w:b/>
                <w:bCs/>
                <w:sz w:val="21"/>
                <w:szCs w:val="21"/>
              </w:rPr>
            </w:pPr>
            <w:r w:rsidRPr="00DD03A0">
              <w:rPr>
                <w:rFonts w:ascii="Times New Roman" w:hAnsi="Times New Roman" w:cs="Times New Roman"/>
                <w:b/>
                <w:bCs/>
                <w:sz w:val="21"/>
                <w:szCs w:val="21"/>
              </w:rPr>
              <w:t>Clinical Coherence</w:t>
            </w:r>
            <w:r w:rsidRPr="00DD03A0">
              <w:rPr>
                <w:rFonts w:ascii="Times New Roman" w:hAnsi="Times New Roman" w:cs="Times New Roman"/>
                <w:b/>
                <w:bCs/>
                <w:sz w:val="21"/>
                <w:szCs w:val="21"/>
                <w:vertAlign w:val="superscript"/>
              </w:rPr>
              <w:t>‡</w:t>
            </w:r>
          </w:p>
        </w:tc>
      </w:tr>
      <w:tr w:rsidR="009A0395" w:rsidRPr="00DD03A0" w14:paraId="2C92B8E2" w14:textId="77777777" w:rsidTr="007F28C0">
        <w:tc>
          <w:tcPr>
            <w:tcW w:w="1129" w:type="pct"/>
            <w:hideMark/>
          </w:tcPr>
          <w:p w14:paraId="2A9C8270"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CQL</w:t>
            </w:r>
          </w:p>
        </w:tc>
        <w:tc>
          <w:tcPr>
            <w:tcW w:w="676" w:type="pct"/>
            <w:hideMark/>
          </w:tcPr>
          <w:p w14:paraId="5144C3F3"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Offline</w:t>
            </w:r>
          </w:p>
        </w:tc>
        <w:tc>
          <w:tcPr>
            <w:tcW w:w="953" w:type="pct"/>
            <w:hideMark/>
          </w:tcPr>
          <w:p w14:paraId="561E2322" w14:textId="77777777" w:rsidR="009A0395" w:rsidRPr="00FB03E3" w:rsidRDefault="009A0395" w:rsidP="00E4706F">
            <w:pPr>
              <w:rPr>
                <w:rFonts w:ascii="Times New Roman" w:hAnsi="Times New Roman" w:cs="Times New Roman"/>
                <w:sz w:val="21"/>
                <w:szCs w:val="21"/>
              </w:rPr>
            </w:pPr>
            <w:r w:rsidRPr="00F566A2">
              <w:rPr>
                <w:rFonts w:ascii="Times New Roman" w:hAnsi="Times New Roman" w:cs="Times New Roman"/>
                <w:szCs w:val="21"/>
              </w:rPr>
              <w:t>40.06</w:t>
            </w:r>
          </w:p>
        </w:tc>
        <w:tc>
          <w:tcPr>
            <w:tcW w:w="890" w:type="pct"/>
            <w:hideMark/>
          </w:tcPr>
          <w:p w14:paraId="5D36B1BB" w14:textId="77777777" w:rsidR="009A0395" w:rsidRPr="00DD03A0" w:rsidRDefault="009A0395" w:rsidP="00E4706F">
            <w:pPr>
              <w:rPr>
                <w:rFonts w:ascii="Times New Roman" w:hAnsi="Times New Roman" w:cs="Times New Roman"/>
                <w:sz w:val="21"/>
                <w:szCs w:val="21"/>
              </w:rPr>
            </w:pPr>
            <w:proofErr w:type="spellStart"/>
            <w:r w:rsidRPr="00DD03A0">
              <w:rPr>
                <w:rFonts w:ascii="Times New Roman" w:hAnsi="Times New Roman" w:cs="Times New Roman"/>
                <w:sz w:val="21"/>
                <w:szCs w:val="21"/>
              </w:rPr>
              <w:t>SysBP</w:t>
            </w:r>
            <w:proofErr w:type="spellEnd"/>
          </w:p>
        </w:tc>
        <w:tc>
          <w:tcPr>
            <w:tcW w:w="1352" w:type="pct"/>
            <w:hideMark/>
          </w:tcPr>
          <w:p w14:paraId="164D3FBB"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High (hemodynamic)</w:t>
            </w:r>
          </w:p>
        </w:tc>
      </w:tr>
      <w:tr w:rsidR="009A0395" w:rsidRPr="00DD03A0" w14:paraId="4A065191" w14:textId="77777777" w:rsidTr="007F28C0">
        <w:tc>
          <w:tcPr>
            <w:tcW w:w="1129" w:type="pct"/>
            <w:hideMark/>
          </w:tcPr>
          <w:p w14:paraId="13CB88AD"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DDQN-Attention</w:t>
            </w:r>
          </w:p>
        </w:tc>
        <w:tc>
          <w:tcPr>
            <w:tcW w:w="676" w:type="pct"/>
            <w:hideMark/>
          </w:tcPr>
          <w:p w14:paraId="02470EC5"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Online</w:t>
            </w:r>
          </w:p>
        </w:tc>
        <w:tc>
          <w:tcPr>
            <w:tcW w:w="953" w:type="pct"/>
            <w:hideMark/>
          </w:tcPr>
          <w:p w14:paraId="7B0E5EB3"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3.57</w:t>
            </w:r>
          </w:p>
        </w:tc>
        <w:tc>
          <w:tcPr>
            <w:tcW w:w="890" w:type="pct"/>
            <w:hideMark/>
          </w:tcPr>
          <w:p w14:paraId="7153EFA3" w14:textId="77777777" w:rsidR="009A0395" w:rsidRPr="00DD03A0" w:rsidRDefault="009A0395" w:rsidP="00E4706F">
            <w:pPr>
              <w:rPr>
                <w:rFonts w:ascii="Times New Roman" w:hAnsi="Times New Roman" w:cs="Times New Roman"/>
                <w:sz w:val="21"/>
                <w:szCs w:val="21"/>
              </w:rPr>
            </w:pPr>
            <w:proofErr w:type="spellStart"/>
            <w:r w:rsidRPr="00DD03A0">
              <w:rPr>
                <w:rFonts w:ascii="Times New Roman" w:hAnsi="Times New Roman" w:cs="Times New Roman"/>
                <w:sz w:val="21"/>
                <w:szCs w:val="21"/>
              </w:rPr>
              <w:t>qSOFA</w:t>
            </w:r>
            <w:proofErr w:type="spellEnd"/>
          </w:p>
        </w:tc>
        <w:tc>
          <w:tcPr>
            <w:tcW w:w="1352" w:type="pct"/>
            <w:hideMark/>
          </w:tcPr>
          <w:p w14:paraId="3C1D45A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High (severity score)</w:t>
            </w:r>
          </w:p>
        </w:tc>
      </w:tr>
      <w:tr w:rsidR="009A0395" w:rsidRPr="00DD03A0" w14:paraId="2C61D429" w14:textId="77777777" w:rsidTr="007F28C0">
        <w:tc>
          <w:tcPr>
            <w:tcW w:w="1129" w:type="pct"/>
            <w:hideMark/>
          </w:tcPr>
          <w:p w14:paraId="6F73F41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DDQN-Residual</w:t>
            </w:r>
          </w:p>
        </w:tc>
        <w:tc>
          <w:tcPr>
            <w:tcW w:w="676" w:type="pct"/>
            <w:hideMark/>
          </w:tcPr>
          <w:p w14:paraId="4E686DC6"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Online</w:t>
            </w:r>
          </w:p>
        </w:tc>
        <w:tc>
          <w:tcPr>
            <w:tcW w:w="953" w:type="pct"/>
            <w:hideMark/>
          </w:tcPr>
          <w:p w14:paraId="1748272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2.93</w:t>
            </w:r>
          </w:p>
        </w:tc>
        <w:tc>
          <w:tcPr>
            <w:tcW w:w="890" w:type="pct"/>
            <w:hideMark/>
          </w:tcPr>
          <w:p w14:paraId="46132EC1"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INR</w:t>
            </w:r>
          </w:p>
        </w:tc>
        <w:tc>
          <w:tcPr>
            <w:tcW w:w="1352" w:type="pct"/>
            <w:hideMark/>
          </w:tcPr>
          <w:p w14:paraId="68F57A4D"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Mixed (coagulation)</w:t>
            </w:r>
          </w:p>
        </w:tc>
      </w:tr>
      <w:tr w:rsidR="009A0395" w:rsidRPr="00DD03A0" w14:paraId="40413201" w14:textId="77777777" w:rsidTr="007F28C0">
        <w:tc>
          <w:tcPr>
            <w:tcW w:w="1129" w:type="pct"/>
            <w:hideMark/>
          </w:tcPr>
          <w:p w14:paraId="4014E9D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SAC</w:t>
            </w:r>
          </w:p>
        </w:tc>
        <w:tc>
          <w:tcPr>
            <w:tcW w:w="676" w:type="pct"/>
            <w:hideMark/>
          </w:tcPr>
          <w:p w14:paraId="7D5C62E7"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Online</w:t>
            </w:r>
          </w:p>
        </w:tc>
        <w:tc>
          <w:tcPr>
            <w:tcW w:w="953" w:type="pct"/>
            <w:hideMark/>
          </w:tcPr>
          <w:p w14:paraId="5C4B2AC8"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1.17</w:t>
            </w:r>
          </w:p>
        </w:tc>
        <w:tc>
          <w:tcPr>
            <w:tcW w:w="890" w:type="pct"/>
            <w:hideMark/>
          </w:tcPr>
          <w:p w14:paraId="4AB52607"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INR</w:t>
            </w:r>
          </w:p>
        </w:tc>
        <w:tc>
          <w:tcPr>
            <w:tcW w:w="1352" w:type="pct"/>
            <w:hideMark/>
          </w:tcPr>
          <w:p w14:paraId="2280BF8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Mixed (coagulation)</w:t>
            </w:r>
          </w:p>
        </w:tc>
      </w:tr>
      <w:tr w:rsidR="009A0395" w:rsidRPr="00DD03A0" w14:paraId="7948DD22" w14:textId="77777777" w:rsidTr="007F28C0">
        <w:tc>
          <w:tcPr>
            <w:tcW w:w="1129" w:type="pct"/>
            <w:hideMark/>
          </w:tcPr>
          <w:p w14:paraId="20282988"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BC</w:t>
            </w:r>
          </w:p>
        </w:tc>
        <w:tc>
          <w:tcPr>
            <w:tcW w:w="676" w:type="pct"/>
            <w:hideMark/>
          </w:tcPr>
          <w:p w14:paraId="3FCDFFBA"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Offline</w:t>
            </w:r>
          </w:p>
        </w:tc>
        <w:tc>
          <w:tcPr>
            <w:tcW w:w="953" w:type="pct"/>
            <w:hideMark/>
          </w:tcPr>
          <w:p w14:paraId="5CD85AAF"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0.78</w:t>
            </w:r>
          </w:p>
        </w:tc>
        <w:tc>
          <w:tcPr>
            <w:tcW w:w="890" w:type="pct"/>
            <w:hideMark/>
          </w:tcPr>
          <w:p w14:paraId="731BDCCA" w14:textId="77777777" w:rsidR="009A0395" w:rsidRPr="00DD03A0" w:rsidRDefault="009A0395" w:rsidP="00E4706F">
            <w:pPr>
              <w:rPr>
                <w:rFonts w:ascii="Times New Roman" w:hAnsi="Times New Roman" w:cs="Times New Roman"/>
                <w:sz w:val="21"/>
                <w:szCs w:val="21"/>
              </w:rPr>
            </w:pPr>
            <w:proofErr w:type="spellStart"/>
            <w:r w:rsidRPr="00DD03A0">
              <w:rPr>
                <w:rFonts w:ascii="Times New Roman" w:hAnsi="Times New Roman" w:cs="Times New Roman"/>
                <w:sz w:val="21"/>
                <w:szCs w:val="21"/>
              </w:rPr>
              <w:t>qSOFA</w:t>
            </w:r>
            <w:proofErr w:type="spellEnd"/>
          </w:p>
        </w:tc>
        <w:tc>
          <w:tcPr>
            <w:tcW w:w="1352" w:type="pct"/>
            <w:hideMark/>
          </w:tcPr>
          <w:p w14:paraId="0EF21CD5"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High (severity score)</w:t>
            </w:r>
          </w:p>
        </w:tc>
      </w:tr>
      <w:tr w:rsidR="009A0395" w:rsidRPr="00DD03A0" w14:paraId="70DCEC55" w14:textId="77777777" w:rsidTr="007F28C0">
        <w:tc>
          <w:tcPr>
            <w:tcW w:w="1129" w:type="pct"/>
            <w:hideMark/>
          </w:tcPr>
          <w:p w14:paraId="7B5865A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DQN</w:t>
            </w:r>
          </w:p>
        </w:tc>
        <w:tc>
          <w:tcPr>
            <w:tcW w:w="676" w:type="pct"/>
            <w:hideMark/>
          </w:tcPr>
          <w:p w14:paraId="09416F4C" w14:textId="767D0EF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Hybrid</w:t>
            </w:r>
            <w:r w:rsidRPr="00DD03A0">
              <w:rPr>
                <w:rFonts w:ascii="Times New Roman" w:hAnsi="Times New Roman" w:cs="Times New Roman"/>
                <w:sz w:val="21"/>
                <w:szCs w:val="21"/>
                <w:vertAlign w:val="superscript"/>
              </w:rPr>
              <w:t>†</w:t>
            </w:r>
          </w:p>
        </w:tc>
        <w:tc>
          <w:tcPr>
            <w:tcW w:w="953" w:type="pct"/>
            <w:hideMark/>
          </w:tcPr>
          <w:p w14:paraId="2E577B2C"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0.069</w:t>
            </w:r>
          </w:p>
        </w:tc>
        <w:tc>
          <w:tcPr>
            <w:tcW w:w="890" w:type="pct"/>
            <w:hideMark/>
          </w:tcPr>
          <w:p w14:paraId="6D1D022D"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INR</w:t>
            </w:r>
          </w:p>
        </w:tc>
        <w:tc>
          <w:tcPr>
            <w:tcW w:w="1352" w:type="pct"/>
            <w:hideMark/>
          </w:tcPr>
          <w:p w14:paraId="0CE96539" w14:textId="77777777" w:rsidR="009A0395" w:rsidRPr="00DD03A0" w:rsidRDefault="009A0395" w:rsidP="00E4706F">
            <w:pPr>
              <w:rPr>
                <w:rFonts w:ascii="Times New Roman" w:hAnsi="Times New Roman" w:cs="Times New Roman"/>
                <w:sz w:val="21"/>
                <w:szCs w:val="21"/>
              </w:rPr>
            </w:pPr>
            <w:r w:rsidRPr="00DD03A0">
              <w:rPr>
                <w:rFonts w:ascii="Times New Roman" w:hAnsi="Times New Roman" w:cs="Times New Roman"/>
                <w:sz w:val="21"/>
                <w:szCs w:val="21"/>
              </w:rPr>
              <w:t>Weak (low signal)</w:t>
            </w:r>
          </w:p>
        </w:tc>
      </w:tr>
    </w:tbl>
    <w:p w14:paraId="666374A9" w14:textId="664EE555" w:rsidR="009A0395" w:rsidRDefault="007F28C0" w:rsidP="00E4706F">
      <w:pPr>
        <w:rPr>
          <w:rFonts w:ascii="Times New Roman" w:hAnsi="Times New Roman" w:cs="Times New Roman"/>
          <w:szCs w:val="21"/>
        </w:rPr>
      </w:pPr>
      <w:r w:rsidRPr="007F28C0">
        <w:rPr>
          <w:rFonts w:ascii="Times New Roman" w:hAnsi="Times New Roman" w:cs="Times New Roman" w:hint="eastAsia"/>
          <w:szCs w:val="21"/>
        </w:rPr>
        <w:t>Note</w:t>
      </w:r>
      <w:r>
        <w:rPr>
          <w:rFonts w:ascii="Times New Roman" w:hAnsi="Times New Roman" w:cs="Times New Roman" w:hint="eastAsia"/>
          <w:szCs w:val="21"/>
        </w:rPr>
        <w:t>:</w:t>
      </w:r>
      <w:r w:rsidR="0049368D">
        <w:rPr>
          <w:rFonts w:hint="eastAsia"/>
        </w:rPr>
        <w:t xml:space="preserve"> </w:t>
      </w:r>
      <w:r w:rsidR="0049368D" w:rsidRPr="0049368D">
        <w:rPr>
          <w:rFonts w:ascii="Times New Roman" w:hAnsi="Times New Roman" w:cs="Times New Roman" w:hint="eastAsia"/>
          <w:szCs w:val="21"/>
        </w:rPr>
        <w:t>Training paradigms are categorized as Offline (fixed dataset), Hybrid (online-trained vanilla Q-learning baseline), and Online (simulator interaction with architectural innovations).</w:t>
      </w:r>
      <w:r>
        <w:rPr>
          <w:rFonts w:ascii="Times New Roman" w:hAnsi="Times New Roman" w:cs="Times New Roman" w:hint="eastAsia"/>
          <w:szCs w:val="21"/>
        </w:rPr>
        <w:t xml:space="preserve"> </w:t>
      </w:r>
      <w:r w:rsidR="009A0395" w:rsidRPr="00DD03A0">
        <w:rPr>
          <w:rFonts w:ascii="Times New Roman" w:hAnsi="Times New Roman" w:cs="Times New Roman"/>
          <w:szCs w:val="21"/>
          <w:vertAlign w:val="superscript"/>
        </w:rPr>
        <w:t>†</w:t>
      </w:r>
      <w:r w:rsidR="009A0395" w:rsidRPr="00DD03A0">
        <w:rPr>
          <w:rFonts w:ascii="Times New Roman" w:hAnsi="Times New Roman" w:cs="Times New Roman"/>
          <w:szCs w:val="21"/>
        </w:rPr>
        <w:t>DQN: vanilla online-trained Q-learning baseline</w:t>
      </w:r>
      <w:r>
        <w:rPr>
          <w:rFonts w:ascii="Times New Roman" w:hAnsi="Times New Roman" w:cs="Times New Roman" w:hint="eastAsia"/>
          <w:szCs w:val="21"/>
        </w:rPr>
        <w:t xml:space="preserve">; </w:t>
      </w:r>
      <w:r w:rsidR="009A0395" w:rsidRPr="00DD03A0">
        <w:rPr>
          <w:rFonts w:ascii="Times New Roman" w:hAnsi="Times New Roman" w:cs="Times New Roman"/>
          <w:szCs w:val="21"/>
          <w:vertAlign w:val="superscript"/>
        </w:rPr>
        <w:t>‡</w:t>
      </w:r>
      <w:r w:rsidR="009A0395" w:rsidRPr="00DD03A0">
        <w:rPr>
          <w:rFonts w:ascii="Times New Roman" w:hAnsi="Times New Roman" w:cs="Times New Roman"/>
          <w:szCs w:val="21"/>
        </w:rPr>
        <w:t xml:space="preserve">Clinical coherence: qualitative assessment of alignment </w:t>
      </w:r>
      <w:r w:rsidR="009A0395" w:rsidRPr="00DD03A0">
        <w:rPr>
          <w:rFonts w:ascii="Times New Roman" w:hAnsi="Times New Roman" w:cs="Times New Roman"/>
          <w:szCs w:val="21"/>
        </w:rPr>
        <w:lastRenderedPageBreak/>
        <w:t>with medical guidelines.</w:t>
      </w:r>
    </w:p>
    <w:p w14:paraId="1B601DEF" w14:textId="14786836" w:rsidR="007F28C0" w:rsidRPr="00DD03A0" w:rsidRDefault="00514F25" w:rsidP="00E4706F">
      <w:pPr>
        <w:rPr>
          <w:rFonts w:ascii="Times New Roman" w:hAnsi="Times New Roman" w:cs="Times New Roman"/>
          <w:szCs w:val="21"/>
        </w:rPr>
      </w:pPr>
      <w:r w:rsidRPr="00514F25">
        <w:rPr>
          <w:rFonts w:ascii="Times New Roman" w:hAnsi="Times New Roman" w:cs="Times New Roman"/>
          <w:noProof/>
          <w:szCs w:val="21"/>
        </w:rPr>
        <w:drawing>
          <wp:inline distT="0" distB="0" distL="0" distR="0" wp14:anchorId="3B6918B9" wp14:editId="18051AE9">
            <wp:extent cx="5274310" cy="4117975"/>
            <wp:effectExtent l="0" t="0" r="2540" b="0"/>
            <wp:docPr id="19172597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259708" name=""/>
                    <pic:cNvPicPr/>
                  </pic:nvPicPr>
                  <pic:blipFill>
                    <a:blip r:embed="rId17"/>
                    <a:stretch>
                      <a:fillRect/>
                    </a:stretch>
                  </pic:blipFill>
                  <pic:spPr>
                    <a:xfrm>
                      <a:off x="0" y="0"/>
                      <a:ext cx="5274310" cy="4117975"/>
                    </a:xfrm>
                    <a:prstGeom prst="rect">
                      <a:avLst/>
                    </a:prstGeom>
                  </pic:spPr>
                </pic:pic>
              </a:graphicData>
            </a:graphic>
          </wp:inline>
        </w:drawing>
      </w:r>
    </w:p>
    <w:p w14:paraId="2BFAAF59" w14:textId="77777777" w:rsidR="00F566A2" w:rsidRDefault="0049368D" w:rsidP="007A2DD7">
      <w:pPr>
        <w:rPr>
          <w:rFonts w:ascii="Times New Roman" w:hAnsi="Times New Roman" w:cs="Times New Roman"/>
          <w:szCs w:val="21"/>
        </w:rPr>
      </w:pPr>
      <w:commentRangeStart w:id="36"/>
      <w:commentRangeStart w:id="37"/>
      <w:r w:rsidRPr="0049368D">
        <w:rPr>
          <w:rFonts w:ascii="Times New Roman" w:hAnsi="Times New Roman" w:cs="Times New Roman" w:hint="eastAsia"/>
          <w:b/>
          <w:bCs/>
          <w:szCs w:val="21"/>
        </w:rPr>
        <w:t xml:space="preserve">Figure 3. </w:t>
      </w:r>
      <w:r w:rsidRPr="00EE2A91">
        <w:rPr>
          <w:rFonts w:ascii="Times New Roman" w:hAnsi="Times New Roman" w:cs="Times New Roman"/>
          <w:szCs w:val="21"/>
        </w:rPr>
        <w:t xml:space="preserve">LEG interpretability and performance comparison across six reinforcement learning algorithms. </w:t>
      </w:r>
      <w:commentRangeEnd w:id="36"/>
      <w:r w:rsidR="00F566A2">
        <w:rPr>
          <w:rStyle w:val="af2"/>
          <w:rFonts w:ascii="Times New Roman" w:hAnsi="Times New Roman" w:cs="Times New Roman"/>
        </w:rPr>
        <w:commentReference w:id="36"/>
      </w:r>
      <w:commentRangeEnd w:id="37"/>
      <w:r w:rsidR="00DB534F">
        <w:rPr>
          <w:rStyle w:val="af2"/>
        </w:rPr>
        <w:commentReference w:id="37"/>
      </w:r>
    </w:p>
    <w:p w14:paraId="5414DD34" w14:textId="11A61830" w:rsidR="007A2DD7" w:rsidRPr="007A2DD7" w:rsidRDefault="0049368D" w:rsidP="00F566A2">
      <w:pPr>
        <w:ind w:firstLineChars="200" w:firstLine="420"/>
        <w:rPr>
          <w:rFonts w:ascii="Times New Roman" w:hAnsi="Times New Roman" w:cs="Times New Roman"/>
          <w:szCs w:val="21"/>
        </w:rPr>
      </w:pPr>
      <w:r w:rsidRPr="00EE2A91">
        <w:rPr>
          <w:rFonts w:ascii="Times New Roman" w:hAnsi="Times New Roman" w:cs="Times New Roman"/>
          <w:szCs w:val="21"/>
        </w:rPr>
        <w:t xml:space="preserve">The top panel shows maximum LEG saliency magnitudes on a logarithmic scale. The middle </w:t>
      </w:r>
      <w:r w:rsidR="007A2DD7" w:rsidRPr="007A2DD7">
        <w:rPr>
          <w:rFonts w:ascii="Times New Roman" w:hAnsi="Times New Roman" w:cs="Times New Roman"/>
          <w:szCs w:val="21"/>
        </w:rPr>
        <w:t>panel’s</w:t>
      </w:r>
      <w:r w:rsidRPr="00EE2A91">
        <w:rPr>
          <w:rFonts w:ascii="Times New Roman" w:hAnsi="Times New Roman" w:cs="Times New Roman"/>
          <w:szCs w:val="21"/>
        </w:rPr>
        <w:t xml:space="preserve"> report overall and high-SOFA (SOFA </w:t>
      </w:r>
      <m:oMath>
        <m:r>
          <w:rPr>
            <w:rFonts w:ascii="Cambria Math" w:hAnsi="Cambria Math" w:cs="Times New Roman"/>
            <w:szCs w:val="21"/>
          </w:rPr>
          <m:t>≥</m:t>
        </m:r>
      </m:oMath>
      <w:r w:rsidRPr="00EE2A91">
        <w:rPr>
          <w:rFonts w:ascii="Times New Roman" w:hAnsi="Times New Roman" w:cs="Times New Roman"/>
          <w:szCs w:val="21"/>
        </w:rPr>
        <w:t xml:space="preserve"> 11) survival. The bottom panel shows the relationship between survival performance and maximum saliency magnitude.</w:t>
      </w:r>
      <w:r w:rsidR="00F566A2">
        <w:rPr>
          <w:rFonts w:ascii="Times New Roman" w:hAnsi="Times New Roman" w:cs="Times New Roman" w:hint="eastAsia"/>
          <w:szCs w:val="21"/>
        </w:rPr>
        <w:t xml:space="preserve"> </w:t>
      </w:r>
      <w:r w:rsidR="007A2DD7" w:rsidRPr="00F566A2">
        <w:rPr>
          <w:rFonts w:ascii="Times New Roman" w:hAnsi="Times New Roman" w:cs="Times New Roman"/>
          <w:b/>
          <w:bCs/>
          <w:szCs w:val="21"/>
        </w:rPr>
        <w:t>Figure</w:t>
      </w:r>
      <w:r w:rsidR="007A2DD7" w:rsidRPr="00F566A2">
        <w:rPr>
          <w:rFonts w:ascii="Times New Roman" w:hAnsi="Times New Roman" w:cs="Times New Roman" w:hint="eastAsia"/>
          <w:b/>
          <w:bCs/>
          <w:szCs w:val="21"/>
        </w:rPr>
        <w:t xml:space="preserve"> </w:t>
      </w:r>
      <w:r w:rsidR="007A2DD7" w:rsidRPr="00F566A2">
        <w:rPr>
          <w:rFonts w:ascii="Times New Roman" w:hAnsi="Times New Roman" w:cs="Times New Roman"/>
          <w:b/>
          <w:bCs/>
          <w:szCs w:val="21"/>
        </w:rPr>
        <w:t>3</w:t>
      </w:r>
      <w:r w:rsidR="007A2DD7" w:rsidRPr="007A2DD7">
        <w:rPr>
          <w:rFonts w:ascii="Times New Roman" w:hAnsi="Times New Roman" w:cs="Times New Roman"/>
          <w:szCs w:val="21"/>
        </w:rPr>
        <w:t xml:space="preserve"> illustrates the relationship between interpretability and performance across six reinforcement learning algorithms. The top panel shows that maximum LEG saliency magnitudes span nearly three orders of magnitude across methods. Conservative Q-Learning (CQL) achieves the strongest saliency signal (40.06), whereas online methods exhibit intermediate magnitudes (1.17–3.57), behavior cloning shows weaker signals (0.78), and vanilla DQN produces negligible saliency (0.069), corresponding to an approximately 580-fold difference between CQL and DQN.</w:t>
      </w:r>
    </w:p>
    <w:p w14:paraId="3F76E8A3" w14:textId="77777777" w:rsidR="007A2DD7" w:rsidRPr="007A2DD7" w:rsidRDefault="007A2DD7" w:rsidP="00F566A2">
      <w:pPr>
        <w:ind w:firstLineChars="200" w:firstLine="420"/>
        <w:rPr>
          <w:rFonts w:ascii="Times New Roman" w:hAnsi="Times New Roman" w:cs="Times New Roman"/>
          <w:szCs w:val="21"/>
        </w:rPr>
      </w:pPr>
      <w:r w:rsidRPr="007A2DD7">
        <w:rPr>
          <w:rFonts w:ascii="Times New Roman" w:hAnsi="Times New Roman" w:cs="Times New Roman"/>
          <w:szCs w:val="21"/>
        </w:rPr>
        <w:t xml:space="preserve">The middle </w:t>
      </w:r>
      <w:proofErr w:type="spellStart"/>
      <w:r w:rsidRPr="007A2DD7">
        <w:rPr>
          <w:rFonts w:ascii="Times New Roman" w:hAnsi="Times New Roman" w:cs="Times New Roman"/>
          <w:szCs w:val="21"/>
        </w:rPr>
        <w:t>panels</w:t>
      </w:r>
      <w:proofErr w:type="spellEnd"/>
      <w:r w:rsidRPr="007A2DD7">
        <w:rPr>
          <w:rFonts w:ascii="Times New Roman" w:hAnsi="Times New Roman" w:cs="Times New Roman"/>
          <w:szCs w:val="21"/>
        </w:rPr>
        <w:t xml:space="preserve"> report overall and high-SOFA (SOFA ≥ 11) survival rates. DDQN-Attention achieves the highest overall survival (95.4%) and high-SOFA survival (90.5%), while CQL attains slightly lower but comparable performance (94.0% overall, 88.5% high-SOFA).</w:t>
      </w:r>
    </w:p>
    <w:p w14:paraId="4FC77966" w14:textId="77777777" w:rsidR="007A2DD7" w:rsidRPr="007A2DD7" w:rsidRDefault="007A2DD7" w:rsidP="00F566A2">
      <w:pPr>
        <w:ind w:firstLineChars="200" w:firstLine="420"/>
        <w:rPr>
          <w:rFonts w:ascii="Times New Roman" w:hAnsi="Times New Roman" w:cs="Times New Roman"/>
          <w:szCs w:val="21"/>
        </w:rPr>
      </w:pPr>
      <w:r w:rsidRPr="007A2DD7">
        <w:rPr>
          <w:rFonts w:ascii="Times New Roman" w:hAnsi="Times New Roman" w:cs="Times New Roman"/>
          <w:szCs w:val="21"/>
        </w:rPr>
        <w:t>The bottom panel summarizes the joint relationship between survival and interpretability, highlighting a measurable trade-off: online methods obtain marginal gains in survival (approximately 1–2 percentage points) at the cost of substantially weaker saliency signals, whereas CQL maintains competitive performance with markedly stronger and more clinically coherent feature-importance patterns.</w:t>
      </w:r>
    </w:p>
    <w:p w14:paraId="168D86AB" w14:textId="77777777" w:rsidR="007A2DD7" w:rsidRPr="00DD03A0" w:rsidRDefault="007A2DD7" w:rsidP="00E4706F">
      <w:pPr>
        <w:rPr>
          <w:rFonts w:ascii="Times New Roman" w:hAnsi="Times New Roman" w:cs="Times New Roman"/>
          <w:szCs w:val="21"/>
        </w:rPr>
      </w:pPr>
    </w:p>
    <w:p w14:paraId="3BECE7BE" w14:textId="08FA7A19" w:rsidR="00A75766" w:rsidRPr="00060A4F" w:rsidRDefault="00E16D35" w:rsidP="00E4706F">
      <w:pPr>
        <w:pStyle w:val="3"/>
        <w:spacing w:beforeLines="50" w:before="156" w:afterLines="50" w:after="156" w:line="240" w:lineRule="auto"/>
        <w:rPr>
          <w:rFonts w:cs="Times New Roman"/>
          <w:sz w:val="28"/>
          <w:szCs w:val="28"/>
        </w:rPr>
      </w:pPr>
      <w:r w:rsidRPr="00060A4F">
        <w:rPr>
          <w:rFonts w:cs="Times New Roman"/>
          <w:sz w:val="28"/>
          <w:szCs w:val="28"/>
        </w:rPr>
        <w:lastRenderedPageBreak/>
        <w:t>3</w:t>
      </w:r>
      <w:r w:rsidR="00A75766" w:rsidRPr="00060A4F">
        <w:rPr>
          <w:rFonts w:cs="Times New Roman"/>
          <w:sz w:val="28"/>
          <w:szCs w:val="28"/>
        </w:rPr>
        <w:t>.3.2 Clinical Implications and Algorithm Selection</w:t>
      </w:r>
    </w:p>
    <w:p w14:paraId="4148873D" w14:textId="57EB4A20"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The 6-model LEG comparison reveals that interpretability is not uniformly sacrificed for performance. CQL</w:t>
      </w:r>
      <w:r w:rsidR="007E251F">
        <w:rPr>
          <w:rFonts w:ascii="Times New Roman" w:hAnsi="Times New Roman" w:cs="Times New Roman"/>
          <w:szCs w:val="21"/>
        </w:rPr>
        <w:t>’</w:t>
      </w:r>
      <w:r w:rsidRPr="00DD03A0">
        <w:rPr>
          <w:rFonts w:ascii="Times New Roman" w:hAnsi="Times New Roman" w:cs="Times New Roman"/>
          <w:szCs w:val="21"/>
        </w:rPr>
        <w:t>s conservative value estimation biases the Q-function toward threshold-based logic</w:t>
      </w:r>
      <w:r w:rsidR="00060A4F">
        <w:rPr>
          <w:rFonts w:ascii="Times New Roman" w:hAnsi="Times New Roman" w:cs="Times New Roman"/>
          <w:szCs w:val="21"/>
        </w:rPr>
        <w:t>,</w:t>
      </w:r>
      <w:r w:rsidRPr="00DD03A0">
        <w:rPr>
          <w:rFonts w:ascii="Times New Roman" w:hAnsi="Times New Roman" w:cs="Times New Roman"/>
          <w:szCs w:val="21"/>
        </w:rPr>
        <w:t xml:space="preserve"> mirroring the heuristic behavioral policy, yielding strong gradients on clinically relevant features such as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lactate, and </w:t>
      </w:r>
      <w:proofErr w:type="spellStart"/>
      <w:r w:rsidRPr="00DD03A0">
        <w:rPr>
          <w:rFonts w:ascii="Times New Roman" w:hAnsi="Times New Roman" w:cs="Times New Roman"/>
          <w:szCs w:val="21"/>
        </w:rPr>
        <w:t>MeanBP</w:t>
      </w:r>
      <w:proofErr w:type="spellEnd"/>
      <w:r w:rsidRPr="00DD03A0">
        <w:rPr>
          <w:rFonts w:ascii="Times New Roman" w:hAnsi="Times New Roman" w:cs="Times New Roman"/>
          <w:szCs w:val="21"/>
        </w:rPr>
        <w:t xml:space="preserve"> aligned with Surviving Sepsis Campaign guidelines</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Online methods with architectural innovations</w:t>
      </w:r>
      <w:r w:rsidR="00060A4F">
        <w:rPr>
          <w:rFonts w:ascii="Times New Roman" w:hAnsi="Times New Roman" w:cs="Times New Roman"/>
          <w:szCs w:val="21"/>
        </w:rPr>
        <w:t>,</w:t>
      </w:r>
      <w:r w:rsidRPr="00DD03A0">
        <w:rPr>
          <w:rFonts w:ascii="Times New Roman" w:hAnsi="Times New Roman" w:cs="Times New Roman"/>
          <w:szCs w:val="21"/>
        </w:rPr>
        <w:t xml:space="preserve"> including DDQN-Attention</w:t>
      </w:r>
      <w:r w:rsidR="007E251F">
        <w:rPr>
          <w:rFonts w:ascii="Times New Roman" w:hAnsi="Times New Roman" w:cs="Times New Roman"/>
          <w:szCs w:val="21"/>
        </w:rPr>
        <w:t>’</w:t>
      </w:r>
      <w:r w:rsidRPr="00DD03A0">
        <w:rPr>
          <w:rFonts w:ascii="Times New Roman" w:hAnsi="Times New Roman" w:cs="Times New Roman"/>
          <w:szCs w:val="21"/>
        </w:rPr>
        <w:t>s multi-head attention and DDQN-Residual</w:t>
      </w:r>
      <w:r w:rsidR="007E251F">
        <w:rPr>
          <w:rFonts w:ascii="Times New Roman" w:hAnsi="Times New Roman" w:cs="Times New Roman"/>
          <w:szCs w:val="21"/>
        </w:rPr>
        <w:t>’</w:t>
      </w:r>
      <w:r w:rsidRPr="00DD03A0">
        <w:rPr>
          <w:rFonts w:ascii="Times New Roman" w:hAnsi="Times New Roman" w:cs="Times New Roman"/>
          <w:szCs w:val="21"/>
        </w:rPr>
        <w:t>s skip connections</w:t>
      </w:r>
      <w:r w:rsidR="00060A4F">
        <w:rPr>
          <w:rFonts w:ascii="Times New Roman" w:hAnsi="Times New Roman" w:cs="Times New Roman"/>
          <w:szCs w:val="21"/>
        </w:rPr>
        <w:t>,</w:t>
      </w:r>
      <w:r w:rsidRPr="00DD03A0">
        <w:rPr>
          <w:rFonts w:ascii="Times New Roman" w:hAnsi="Times New Roman" w:cs="Times New Roman"/>
          <w:szCs w:val="21"/>
        </w:rPr>
        <w:t xml:space="preserve"> preserve moderate interpretability by learning structured feature weighting, with top features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xml:space="preserve"> and INR aligning with clinical severity markers. In contrast, vanilla DQN</w:t>
      </w:r>
      <w:r w:rsidR="007E251F">
        <w:rPr>
          <w:rFonts w:ascii="Times New Roman" w:hAnsi="Times New Roman" w:cs="Times New Roman"/>
          <w:szCs w:val="21"/>
        </w:rPr>
        <w:t>’</w:t>
      </w:r>
      <w:r w:rsidRPr="00DD03A0">
        <w:rPr>
          <w:rFonts w:ascii="Times New Roman" w:hAnsi="Times New Roman" w:cs="Times New Roman"/>
          <w:szCs w:val="21"/>
        </w:rPr>
        <w:t>s unconstrained deep network learns distributed representations with uniformly weak, clinically incoherent saliency patterns.</w:t>
      </w:r>
    </w:p>
    <w:p w14:paraId="1678F3A6" w14:textId="1B38BF23" w:rsidR="00A75766" w:rsidRPr="00DD03A0" w:rsidRDefault="00A75766" w:rsidP="00E4706F">
      <w:pPr>
        <w:ind w:firstLineChars="200" w:firstLine="420"/>
        <w:rPr>
          <w:rFonts w:ascii="Times New Roman" w:hAnsi="Times New Roman" w:cs="Times New Roman"/>
          <w:szCs w:val="21"/>
        </w:rPr>
      </w:pPr>
      <w:r w:rsidRPr="00DD03A0">
        <w:rPr>
          <w:rFonts w:ascii="Times New Roman" w:hAnsi="Times New Roman" w:cs="Times New Roman"/>
          <w:szCs w:val="21"/>
        </w:rPr>
        <w:t>For clinical deployment, this hierarchy suggests several recommendations. Conservative offline RL as implemented in CQL offers the optimal balance with competitive survival of 94.0% overall and 88.5% high-SOFA, exceptional interpretability with 40.06 saliency, and no patient risk during training. Online RL with attention as implemented in DDQN-Attention achieves marginally better survival at 95.4% overall and 90.5% high-SOFA</w:t>
      </w:r>
      <w:r w:rsidR="00060A4F">
        <w:rPr>
          <w:rFonts w:ascii="Times New Roman" w:hAnsi="Times New Roman" w:cs="Times New Roman"/>
          <w:szCs w:val="21"/>
        </w:rPr>
        <w:t>,</w:t>
      </w:r>
      <w:r w:rsidRPr="00DD03A0">
        <w:rPr>
          <w:rFonts w:ascii="Times New Roman" w:hAnsi="Times New Roman" w:cs="Times New Roman"/>
          <w:szCs w:val="21"/>
        </w:rPr>
        <w:t xml:space="preserve"> but requires </w:t>
      </w:r>
      <w:r w:rsidR="00060A4F">
        <w:rPr>
          <w:rFonts w:ascii="Times New Roman" w:hAnsi="Times New Roman" w:cs="Times New Roman"/>
          <w:szCs w:val="21"/>
        </w:rPr>
        <w:t xml:space="preserve">an </w:t>
      </w:r>
      <w:r w:rsidRPr="00DD03A0">
        <w:rPr>
          <w:rFonts w:ascii="Times New Roman" w:hAnsi="Times New Roman" w:cs="Times New Roman"/>
          <w:szCs w:val="21"/>
        </w:rPr>
        <w:t>11-fold interpretability sacrifice and environment interaction infeasible in clinical settings. Behavior cloning and vanilla DQN exhibit poor or inconsistent interpretability</w:t>
      </w:r>
      <w:r w:rsidR="00060A4F">
        <w:rPr>
          <w:rFonts w:ascii="Times New Roman" w:hAnsi="Times New Roman" w:cs="Times New Roman"/>
          <w:szCs w:val="21"/>
        </w:rPr>
        <w:t>,</w:t>
      </w:r>
      <w:r w:rsidRPr="00DD03A0">
        <w:rPr>
          <w:rFonts w:ascii="Times New Roman" w:hAnsi="Times New Roman" w:cs="Times New Roman"/>
          <w:szCs w:val="21"/>
        </w:rPr>
        <w:t xml:space="preserve"> unsuitable for regulatory approval. The finding that CQL achieves both strong performance and exceptional interpretability demonstrates that the performance-interpretability trade-off is not inevitable. Conservatism in the learning objective enables simultaneously effective and explainable policies.</w:t>
      </w:r>
    </w:p>
    <w:p w14:paraId="3466B6D6" w14:textId="77777777" w:rsidR="003F2605" w:rsidRPr="00060A4F" w:rsidRDefault="003F2605" w:rsidP="00E4706F">
      <w:pPr>
        <w:pStyle w:val="1"/>
        <w:spacing w:beforeLines="50" w:before="156" w:afterLines="50" w:after="156" w:line="240" w:lineRule="auto"/>
        <w:rPr>
          <w:rFonts w:cs="Times New Roman"/>
          <w:szCs w:val="32"/>
        </w:rPr>
      </w:pPr>
      <w:r w:rsidRPr="00060A4F">
        <w:rPr>
          <w:rFonts w:cs="Times New Roman"/>
          <w:szCs w:val="32"/>
        </w:rPr>
        <w:t>4. Discussion</w:t>
      </w:r>
    </w:p>
    <w:p w14:paraId="58089E45" w14:textId="42EEBDF0"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Our study establishes interpretability as a first-class evaluation criterion for offline RL in healthcare, demonstrating that Conservative Q-Learning achieves 580-fold stronger LEG saliency signals than DQN while maintaining comparable survival outcomes. This finding challenges the widely held assumption that performance and interpretability exist in </w:t>
      </w:r>
      <w:r w:rsidR="00060A4F">
        <w:rPr>
          <w:rFonts w:ascii="Times New Roman" w:hAnsi="Times New Roman" w:cs="Times New Roman"/>
          <w:szCs w:val="21"/>
        </w:rPr>
        <w:t xml:space="preserve">a </w:t>
      </w:r>
      <w:r w:rsidRPr="00DD03A0">
        <w:rPr>
          <w:rFonts w:ascii="Times New Roman" w:hAnsi="Times New Roman" w:cs="Times New Roman"/>
          <w:szCs w:val="21"/>
        </w:rPr>
        <w:t>fundamental trade-off, suggesting instead that algorithmic design choices, specifically conservatism in value estimation, can enhance both objectives simultaneously. Our contribution is a comparative benchmark analysis on interpretability differences across algorithms, not a clinical efficacy trial. We use the gym-sepsis simulator as a standardized testbed to ensure fair comparison. Clinical deployment would require prospective validation to confirm that these interpretability advantages translate to improved clinician trust and patient outcomes.</w:t>
      </w:r>
    </w:p>
    <w:p w14:paraId="402BFF34" w14:textId="6CDD7472"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We discuss the mechanisms underlying CQL</w:t>
      </w:r>
      <w:r w:rsidR="007E251F">
        <w:rPr>
          <w:rFonts w:ascii="Times New Roman" w:hAnsi="Times New Roman" w:cs="Times New Roman"/>
          <w:szCs w:val="21"/>
        </w:rPr>
        <w:t>’</w:t>
      </w:r>
      <w:r w:rsidRPr="00DD03A0">
        <w:rPr>
          <w:rFonts w:ascii="Times New Roman" w:hAnsi="Times New Roman" w:cs="Times New Roman"/>
          <w:szCs w:val="21"/>
        </w:rPr>
        <w:t>s superior interpretability, the clinical implications for deploying AI-based treatment recommendation systems, and the limitations of our study.</w:t>
      </w:r>
    </w:p>
    <w:p w14:paraId="72EA548A" w14:textId="2C70FA82"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4.1 Main Findings and Interpretation</w:t>
      </w:r>
    </w:p>
    <w:p w14:paraId="5B49A913" w14:textId="6086E65C"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central finding of our work is the substantial difference in interpretability across offline RL algorithms, as measured by Linearly Estimated Gradients analysis. CQL achieves a maximum saliency magnitude of 40.06 for systolic blood pressure, indicating that the policy</w:t>
      </w:r>
      <w:r w:rsidR="007E251F">
        <w:rPr>
          <w:rFonts w:ascii="Times New Roman" w:hAnsi="Times New Roman" w:cs="Times New Roman"/>
          <w:szCs w:val="21"/>
        </w:rPr>
        <w:t>’</w:t>
      </w:r>
      <w:r w:rsidRPr="00DD03A0">
        <w:rPr>
          <w:rFonts w:ascii="Times New Roman" w:hAnsi="Times New Roman" w:cs="Times New Roman"/>
          <w:szCs w:val="21"/>
        </w:rPr>
        <w:t xml:space="preserve">s action selection is highly sensitive to this clinically critical feature. In contrast, Behavior Cloning exhibits mixed </w:t>
      </w:r>
      <w:r w:rsidRPr="00DD03A0">
        <w:rPr>
          <w:rFonts w:ascii="Times New Roman" w:hAnsi="Times New Roman" w:cs="Times New Roman"/>
          <w:szCs w:val="21"/>
        </w:rPr>
        <w:lastRenderedPageBreak/>
        <w:t xml:space="preserve">interpretability with </w:t>
      </w:r>
      <w:r w:rsidR="00060A4F">
        <w:rPr>
          <w:rFonts w:ascii="Times New Roman" w:hAnsi="Times New Roman" w:cs="Times New Roman"/>
          <w:szCs w:val="21"/>
        </w:rPr>
        <w:t xml:space="preserve">a </w:t>
      </w:r>
      <w:r w:rsidRPr="00DD03A0">
        <w:rPr>
          <w:rFonts w:ascii="Times New Roman" w:hAnsi="Times New Roman" w:cs="Times New Roman"/>
          <w:szCs w:val="21"/>
        </w:rPr>
        <w:t xml:space="preserve">maximum saliency of 0.78, roughly 50-fold weaker. DQN produces uniformly weak saliency scores with </w:t>
      </w:r>
      <w:r w:rsidR="00060A4F">
        <w:rPr>
          <w:rFonts w:ascii="Times New Roman" w:hAnsi="Times New Roman" w:cs="Times New Roman"/>
          <w:szCs w:val="21"/>
        </w:rPr>
        <w:t xml:space="preserve">a </w:t>
      </w:r>
      <w:r w:rsidRPr="00DD03A0">
        <w:rPr>
          <w:rFonts w:ascii="Times New Roman" w:hAnsi="Times New Roman" w:cs="Times New Roman"/>
          <w:szCs w:val="21"/>
        </w:rPr>
        <w:t>maximum of 0.069, representing approximately 580-fold lower magnitude than CQL. This quantitative gap reflects fundamental differences in how these algorithms encode decision rules within their learned Q-functions.</w:t>
      </w:r>
    </w:p>
    <w:p w14:paraId="68A2B254" w14:textId="004AA519"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Despite these stark interpretability differences, all 3 RL algorithms achieve nearly identical overall survival rates from 94.0% to 94.2% across 500 evaluation episodes, falling within a narrow 1% range that includes even the random baseline at 95.0%. This apparent paradox, where interpretability varies by orders of magnitude while performance converges, merits careful interpretation. The convergence of performance metrics suggests 2 insights. The gym-sepsis simulation environment may not strongly differentiate policies based on overall survival alone, likely due to the relatively high baseline survival rate of approximately 94% and the sparse reward structure that provides limited intermediate feedback for policy learning. This performance convergence actually strengthens rather than undermines our interpretability findings. Precisely because all algorithms achieve similar survival outcomes, interpretability becomes the decisive factor for algorithm selection in clinical deployment. CQL</w:t>
      </w:r>
      <w:r w:rsidR="007E251F">
        <w:rPr>
          <w:rFonts w:ascii="Times New Roman" w:hAnsi="Times New Roman" w:cs="Times New Roman"/>
          <w:szCs w:val="21"/>
        </w:rPr>
        <w:t>’</w:t>
      </w:r>
      <w:r w:rsidRPr="00DD03A0">
        <w:rPr>
          <w:rFonts w:ascii="Times New Roman" w:hAnsi="Times New Roman" w:cs="Times New Roman"/>
          <w:szCs w:val="21"/>
        </w:rPr>
        <w:t>s ability to match DQN</w:t>
      </w:r>
      <w:r w:rsidR="007E251F">
        <w:rPr>
          <w:rFonts w:ascii="Times New Roman" w:hAnsi="Times New Roman" w:cs="Times New Roman"/>
          <w:szCs w:val="21"/>
        </w:rPr>
        <w:t>’</w:t>
      </w:r>
      <w:r w:rsidRPr="00DD03A0">
        <w:rPr>
          <w:rFonts w:ascii="Times New Roman" w:hAnsi="Times New Roman" w:cs="Times New Roman"/>
          <w:szCs w:val="21"/>
        </w:rPr>
        <w:t>s performance while providing 580-fold stronger feature importance signals demonstrates that transparent decision-making need not sacrifice effectiveness, a finding directly relevant to regulatory approval and clinician trust.</w:t>
      </w:r>
    </w:p>
    <w:p w14:paraId="4FAF493E" w14:textId="087DBFE6"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SOFA-stratified analysis provides additional nuance to the performance comparison. While low-severity patients with SOFA ≤ 5 and medium-severity patients with SOFA 6-10 exhibit ceiling effects with survival rates exceeding 97% across all policies, high-severity patients with SOFA ≥ 11 reveal meaningful differences. DQN achieves only 84.3% survival compared to 88.5% for CQL and 88.6% for BC, representing a 4.5 percentage point absolute gap. This 40% relative increase in mortality from 11.5% death rate for CQL/BC to 15.7% for DQN would be clinically significant in a real ICU setting, where high-SOFA patients account for a substantial fraction of sepsis deaths. The finding that DQN underperforms on the most critical patients, despite achieving competitive overall survival, further strengthens the case for CQL. CQL not only offers superior interpretability but also maintains robust performance across all patient severity levels.</w:t>
      </w:r>
    </w:p>
    <w:p w14:paraId="2EDD459C" w14:textId="0764B740"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clinical coherence of CQL</w:t>
      </w:r>
      <w:r w:rsidR="007E251F">
        <w:rPr>
          <w:rFonts w:ascii="Times New Roman" w:hAnsi="Times New Roman" w:cs="Times New Roman"/>
          <w:szCs w:val="21"/>
        </w:rPr>
        <w:t>’</w:t>
      </w:r>
      <w:r w:rsidRPr="00DD03A0">
        <w:rPr>
          <w:rFonts w:ascii="Times New Roman" w:hAnsi="Times New Roman" w:cs="Times New Roman"/>
          <w:szCs w:val="21"/>
        </w:rPr>
        <w:t>s learned policy provides additional validation. LEG analysis reveals that CQL consistently prioritizes systolic blood pressure with saliency of −40.06, lactate with saliency of −37.75, and mean arterial pressure with saliency of −24.50 as the top-ranked features for treatment escalation. These features are precisely the hemodynamic and metabolic markers emphasized in Surviving Sepsis Campaign guidelines.</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Hypotension and hyperlactatemia are hallmark indicators of septic shock requiring urgent fluid resuscitation and vasopressor support. The negative saliency scores have an intuitive interpretation: decreasing blood pressure or increasing lactate drives the policy toward more aggressive treatment with higher IV fluid and vasopressor dosing, aligning perfectly with clinical decision-making logic. In contrast, DQN</w:t>
      </w:r>
      <w:r w:rsidR="007E251F">
        <w:rPr>
          <w:rFonts w:ascii="Times New Roman" w:hAnsi="Times New Roman" w:cs="Times New Roman"/>
          <w:szCs w:val="21"/>
        </w:rPr>
        <w:t>’</w:t>
      </w:r>
      <w:r w:rsidRPr="00DD03A0">
        <w:rPr>
          <w:rFonts w:ascii="Times New Roman" w:hAnsi="Times New Roman" w:cs="Times New Roman"/>
          <w:szCs w:val="21"/>
        </w:rPr>
        <w:t>s saliency patterns show no consistent clinical structure, with top-ranked features varying arbitrarily across states</w:t>
      </w:r>
      <w:r w:rsidR="00060A4F">
        <w:rPr>
          <w:rFonts w:ascii="Times New Roman" w:hAnsi="Times New Roman" w:cs="Times New Roman"/>
          <w:szCs w:val="21"/>
        </w:rPr>
        <w:t>,</w:t>
      </w:r>
      <w:r w:rsidRPr="00DD03A0">
        <w:rPr>
          <w:rFonts w:ascii="Times New Roman" w:hAnsi="Times New Roman" w:cs="Times New Roman"/>
          <w:szCs w:val="21"/>
        </w:rPr>
        <w:t xml:space="preserve"> such as INR in one state and bilirubin in another, and all saliency magnitudes remaining negligibly small at less than 0.07. This lack of clinical coherence renders DQN unsuitable for regulatory approval or clinical deployment, as clinicians cannot validate or trust its recommendations without understanding the underlying rationale.</w:t>
      </w:r>
    </w:p>
    <w:p w14:paraId="78DCC5EB" w14:textId="157C230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comprehensive evaluation reveals nuanced trade-offs between offline and online RL paradigms for sepsis treatment. Online RL with attention mechanisms</w:t>
      </w:r>
      <w:r w:rsidR="00060A4F">
        <w:rPr>
          <w:rFonts w:ascii="Times New Roman" w:hAnsi="Times New Roman" w:cs="Times New Roman"/>
          <w:szCs w:val="21"/>
        </w:rPr>
        <w:t>,</w:t>
      </w:r>
      <w:r w:rsidRPr="00DD03A0">
        <w:rPr>
          <w:rFonts w:ascii="Times New Roman" w:hAnsi="Times New Roman" w:cs="Times New Roman"/>
          <w:szCs w:val="21"/>
        </w:rPr>
        <w:t xml:space="preserve"> as implemented in DDQN-</w:t>
      </w:r>
      <w:r w:rsidRPr="00DD03A0">
        <w:rPr>
          <w:rFonts w:ascii="Times New Roman" w:hAnsi="Times New Roman" w:cs="Times New Roman"/>
          <w:szCs w:val="21"/>
        </w:rPr>
        <w:lastRenderedPageBreak/>
        <w:t>Attention</w:t>
      </w:r>
      <w:r w:rsidR="00060A4F">
        <w:rPr>
          <w:rFonts w:ascii="Times New Roman" w:hAnsi="Times New Roman" w:cs="Times New Roman"/>
          <w:szCs w:val="21"/>
        </w:rPr>
        <w:t>,</w:t>
      </w:r>
      <w:r w:rsidRPr="00DD03A0">
        <w:rPr>
          <w:rFonts w:ascii="Times New Roman" w:hAnsi="Times New Roman" w:cs="Times New Roman"/>
          <w:szCs w:val="21"/>
        </w:rPr>
        <w:t xml:space="preserve"> achieves marginally higher survival rates of 95.4% overall and 90.5% on high-SOFA compared to the best offline method BC at 94.2% overall and 88.6% on high-SOFA. However, this 1.2 to 1.9 percentage point improvement comes at a </w:t>
      </w:r>
      <w:r w:rsidR="00060A4F">
        <w:rPr>
          <w:rFonts w:ascii="Times New Roman" w:hAnsi="Times New Roman" w:cs="Times New Roman"/>
          <w:szCs w:val="21"/>
        </w:rPr>
        <w:t>high</w:t>
      </w:r>
      <w:r w:rsidRPr="00DD03A0">
        <w:rPr>
          <w:rFonts w:ascii="Times New Roman" w:hAnsi="Times New Roman" w:cs="Times New Roman"/>
          <w:szCs w:val="21"/>
        </w:rPr>
        <w:t xml:space="preserve"> practical cost. Online methods require extensive environment interaction of 1 million timesteps during training, which is infeasible in real clinical settings where patient safety is paramount and trial-and-error learning on actual patients is ethically prohibited.</w:t>
      </w:r>
    </w:p>
    <w:p w14:paraId="7DB02E27" w14:textId="1640F7FD"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comparable performance of offline methods is remarkable given that they learn entirely from pre-collected data without any environment exploration. This suggests that the heuristic policy used to generate our offline dataset provides sufficient coverage of the state-action space for learning effective treatment strategies. As demonstrated in </w:t>
      </w:r>
      <w:r w:rsidRPr="00060A4F">
        <w:rPr>
          <w:rFonts w:ascii="Times New Roman" w:hAnsi="Times New Roman" w:cs="Times New Roman"/>
          <w:b/>
          <w:bCs/>
          <w:szCs w:val="21"/>
        </w:rPr>
        <w:t>Section 3.3</w:t>
      </w:r>
      <w:r w:rsidRPr="00DD03A0">
        <w:rPr>
          <w:rFonts w:ascii="Times New Roman" w:hAnsi="Times New Roman" w:cs="Times New Roman"/>
          <w:szCs w:val="21"/>
        </w:rPr>
        <w:t>, offline methods, particularly CQL, offer superior interpretability through LEG analysis, discovering clinically meaningful features such as blood pressure and lactate with strong saliency signals of 40.06 compared to offline DQN at 0.069. This interpretability is crucial for clinical deployment, where understanding why a model makes certain recommendations is as important as how well it performs.</w:t>
      </w:r>
    </w:p>
    <w:p w14:paraId="4DBB61F3" w14:textId="5770DA02"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attention mechanism in DDQN-Attention likely contributes to its superior performance by dynamically weighting different patient features based on disease severity, similar to how clinicians prioritize different vital signs depending on patient condition. Our LEG analysis of all 3 online methods confirms this hypothesis while revealing important trade-offs. DDQN-Attention achieves moderate interpretability with </w:t>
      </w:r>
      <w:r w:rsidR="00060A4F">
        <w:rPr>
          <w:rFonts w:ascii="Times New Roman" w:hAnsi="Times New Roman" w:cs="Times New Roman"/>
          <w:szCs w:val="21"/>
        </w:rPr>
        <w:t xml:space="preserve">a </w:t>
      </w:r>
      <w:r w:rsidRPr="00DD03A0">
        <w:rPr>
          <w:rFonts w:ascii="Times New Roman" w:hAnsi="Times New Roman" w:cs="Times New Roman"/>
          <w:szCs w:val="21"/>
        </w:rPr>
        <w:t xml:space="preserve">max saliency of 3.57 for </w:t>
      </w:r>
      <w:proofErr w:type="spellStart"/>
      <w:r w:rsidRPr="00DD03A0">
        <w:rPr>
          <w:rFonts w:ascii="Times New Roman" w:hAnsi="Times New Roman" w:cs="Times New Roman"/>
          <w:szCs w:val="21"/>
        </w:rPr>
        <w:t>qSOFA</w:t>
      </w:r>
      <w:proofErr w:type="spellEnd"/>
      <w:r w:rsidRPr="00DD03A0">
        <w:rPr>
          <w:rFonts w:ascii="Times New Roman" w:hAnsi="Times New Roman" w:cs="Times New Roman"/>
          <w:szCs w:val="21"/>
        </w:rPr>
        <w:t>, substantially better than vanilla DQN at 0.069 but 11-fold weaker than CQL at 40.06. This 11-fold interpretability gap demonstrates a measurable performance-interpretability trade-off. DDQN-Attention gains 1.4 percentage points in survival at 95.4% vs. 94.0%</w:t>
      </w:r>
      <w:r w:rsidR="00060A4F">
        <w:rPr>
          <w:rFonts w:ascii="Times New Roman" w:hAnsi="Times New Roman" w:cs="Times New Roman"/>
          <w:szCs w:val="21"/>
        </w:rPr>
        <w:t>,</w:t>
      </w:r>
      <w:r w:rsidRPr="00DD03A0">
        <w:rPr>
          <w:rFonts w:ascii="Times New Roman" w:hAnsi="Times New Roman" w:cs="Times New Roman"/>
          <w:szCs w:val="21"/>
        </w:rPr>
        <w:t xml:space="preserve"> but sacrifices an order of magnitude in feature importance signal strength. The finding that architectural innovations such as attention and residual connections only partially preserve interpretability suggests that the online training paradigm itself, not just network complexity, fundamentally limits explainability by learning distributed, non-linear representations.</w:t>
      </w:r>
    </w:p>
    <w:p w14:paraId="098630AE" w14:textId="2E00C788"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For practical deployment in sepsis management, we make the following recommendations. In research settings with simulators, online RL with attention can achieve marginally better performance of 1</w:t>
      </w:r>
      <w:r w:rsidR="00060A4F" w:rsidRPr="00060A4F">
        <w:rPr>
          <w:rFonts w:ascii="Times New Roman" w:hAnsi="Times New Roman" w:cs="Times New Roman"/>
          <w:szCs w:val="21"/>
        </w:rPr>
        <w:t>–</w:t>
      </w:r>
      <w:r w:rsidRPr="00DD03A0">
        <w:rPr>
          <w:rFonts w:ascii="Times New Roman" w:hAnsi="Times New Roman" w:cs="Times New Roman"/>
          <w:szCs w:val="21"/>
        </w:rPr>
        <w:t xml:space="preserve">2 percentage points if environment interaction is safe and feasible. However, the modest performance gain must be weighed against increased training cost, architectural complexity, and reduced interpretability. For real clinical deployment, offline RL, particularly CQL, provides the best balance of performance at 94.0% overall survival and 88.5% on high-SOFA, safety with no patient risk during training, and interpretability with </w:t>
      </w:r>
      <w:r w:rsidR="0019078A">
        <w:rPr>
          <w:rFonts w:ascii="Times New Roman" w:hAnsi="Times New Roman" w:cs="Times New Roman" w:hint="eastAsia"/>
          <w:szCs w:val="21"/>
        </w:rPr>
        <w:t>580</w:t>
      </w:r>
      <w:r w:rsidRPr="00DD03A0">
        <w:rPr>
          <w:rFonts w:ascii="Times New Roman" w:hAnsi="Times New Roman" w:cs="Times New Roman"/>
          <w:szCs w:val="21"/>
        </w:rPr>
        <w:t xml:space="preserve">-fold stronger LEG signals than DQN, making it more suitable for clinical decision support systems. The 1.2 to 1.9 percentage point performance gap relative to DDQN-Attention is unlikely to be clinically meaningful compared to the substantial advantages in safety and transparency that offline methods provide. Regarding algorithm selection within paradigms, our results demonstrate that algorithm choice within the offline paradigm is as important as the </w:t>
      </w:r>
      <w:r w:rsidR="00060A4F">
        <w:rPr>
          <w:rFonts w:ascii="Times New Roman" w:hAnsi="Times New Roman" w:cs="Times New Roman"/>
          <w:szCs w:val="21"/>
        </w:rPr>
        <w:t>“offline vs. online”</w:t>
      </w:r>
      <w:r w:rsidRPr="00DD03A0">
        <w:rPr>
          <w:rFonts w:ascii="Times New Roman" w:hAnsi="Times New Roman" w:cs="Times New Roman"/>
          <w:szCs w:val="21"/>
        </w:rPr>
        <w:t xml:space="preserve"> distinction. BC and CQL both substantially outperform offline DQN on high-SOFA patients at 88.5</w:t>
      </w:r>
      <w:r w:rsidR="00060A4F" w:rsidRPr="00060A4F">
        <w:rPr>
          <w:rFonts w:ascii="Times New Roman" w:hAnsi="Times New Roman" w:cs="Times New Roman"/>
          <w:szCs w:val="21"/>
        </w:rPr>
        <w:t>–</w:t>
      </w:r>
      <w:r w:rsidRPr="00DD03A0">
        <w:rPr>
          <w:rFonts w:ascii="Times New Roman" w:hAnsi="Times New Roman" w:cs="Times New Roman"/>
          <w:szCs w:val="21"/>
        </w:rPr>
        <w:t>88.6% vs. 84.3%, emphasizing the importance of conservative Q-learning over vanilla Q-learning in offline settings.</w:t>
      </w:r>
    </w:p>
    <w:p w14:paraId="12EEAC53" w14:textId="57EC6568"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4.2 Why CQL Achieves Superior Interpretability</w:t>
      </w:r>
    </w:p>
    <w:p w14:paraId="13E84007" w14:textId="6EF36A4B"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The </w:t>
      </w:r>
      <w:r w:rsidR="0019078A">
        <w:rPr>
          <w:rFonts w:ascii="Times New Roman" w:hAnsi="Times New Roman" w:cs="Times New Roman" w:hint="eastAsia"/>
          <w:szCs w:val="21"/>
        </w:rPr>
        <w:t>580</w:t>
      </w:r>
      <w:r w:rsidRPr="00DD03A0">
        <w:rPr>
          <w:rFonts w:ascii="Times New Roman" w:hAnsi="Times New Roman" w:cs="Times New Roman"/>
          <w:szCs w:val="21"/>
        </w:rPr>
        <w:t xml:space="preserve">-fold interpretability advantage of CQL over DQN is not coincidental but stems from fundamental algorithmic differences in how these methods handle value function learning and </w:t>
      </w:r>
      <w:r w:rsidRPr="00DD03A0">
        <w:rPr>
          <w:rFonts w:ascii="Times New Roman" w:hAnsi="Times New Roman" w:cs="Times New Roman"/>
          <w:szCs w:val="21"/>
        </w:rPr>
        <w:lastRenderedPageBreak/>
        <w:t xml:space="preserve">distributional shift. We propose </w:t>
      </w:r>
      <w:r w:rsidR="00060A4F">
        <w:rPr>
          <w:rFonts w:ascii="Times New Roman" w:hAnsi="Times New Roman" w:cs="Times New Roman" w:hint="eastAsia"/>
          <w:szCs w:val="21"/>
        </w:rPr>
        <w:t>three</w:t>
      </w:r>
      <w:r w:rsidRPr="00DD03A0">
        <w:rPr>
          <w:rFonts w:ascii="Times New Roman" w:hAnsi="Times New Roman" w:cs="Times New Roman"/>
          <w:szCs w:val="21"/>
        </w:rPr>
        <w:t xml:space="preserve"> interrelated mechanisms that explain CQL</w:t>
      </w:r>
      <w:r w:rsidR="007E251F">
        <w:rPr>
          <w:rFonts w:ascii="Times New Roman" w:hAnsi="Times New Roman" w:cs="Times New Roman"/>
          <w:szCs w:val="21"/>
        </w:rPr>
        <w:t>’</w:t>
      </w:r>
      <w:r w:rsidRPr="00DD03A0">
        <w:rPr>
          <w:rFonts w:ascii="Times New Roman" w:hAnsi="Times New Roman" w:cs="Times New Roman"/>
          <w:szCs w:val="21"/>
        </w:rPr>
        <w:t>s superior interpretability: conservatism-induced simplicity, alignment with the behavioral policy</w:t>
      </w:r>
      <w:r w:rsidR="007E251F">
        <w:rPr>
          <w:rFonts w:ascii="Times New Roman" w:hAnsi="Times New Roman" w:cs="Times New Roman"/>
          <w:szCs w:val="21"/>
        </w:rPr>
        <w:t>’</w:t>
      </w:r>
      <w:r w:rsidRPr="00DD03A0">
        <w:rPr>
          <w:rFonts w:ascii="Times New Roman" w:hAnsi="Times New Roman" w:cs="Times New Roman"/>
          <w:szCs w:val="21"/>
        </w:rPr>
        <w:t>s structure, and implicit regularization toward linear decision rules.</w:t>
      </w:r>
    </w:p>
    <w:p w14:paraId="5237D0B6" w14:textId="1D91B88A"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CQL</w:t>
      </w:r>
      <w:r w:rsidR="007E251F">
        <w:rPr>
          <w:rFonts w:ascii="Times New Roman" w:hAnsi="Times New Roman" w:cs="Times New Roman"/>
          <w:szCs w:val="21"/>
        </w:rPr>
        <w:t>’</w:t>
      </w:r>
      <w:r w:rsidRPr="00DD03A0">
        <w:rPr>
          <w:rFonts w:ascii="Times New Roman" w:hAnsi="Times New Roman" w:cs="Times New Roman"/>
          <w:szCs w:val="21"/>
        </w:rPr>
        <w:t>s defining feature is its conservative penalty term, which discourages the Q-function from assigning high values to out-of-distribution actions by penalizing the log-sum-exp of Q-values while pushing up Q-values for actions present in the training dataset. This conservatism has a profound side effect: it biases the learned Q-function toward simpler representations that closely approximate the behavioral policy</w:t>
      </w:r>
      <w:r w:rsidR="007E251F">
        <w:rPr>
          <w:rFonts w:ascii="Times New Roman" w:hAnsi="Times New Roman" w:cs="Times New Roman"/>
          <w:szCs w:val="21"/>
        </w:rPr>
        <w:t>’</w:t>
      </w:r>
      <w:r w:rsidRPr="00DD03A0">
        <w:rPr>
          <w:rFonts w:ascii="Times New Roman" w:hAnsi="Times New Roman" w:cs="Times New Roman"/>
          <w:szCs w:val="21"/>
        </w:rPr>
        <w:t>s value function. Because the behavioral policy in our study is a threshold-based heuristic with linear decision rules</w:t>
      </w:r>
      <w:r w:rsidR="00060A4F">
        <w:rPr>
          <w:rFonts w:ascii="Times New Roman" w:hAnsi="Times New Roman" w:cs="Times New Roman"/>
          <w:szCs w:val="21"/>
        </w:rPr>
        <w:t>,</w:t>
      </w:r>
      <w:r w:rsidRPr="00DD03A0">
        <w:rPr>
          <w:rFonts w:ascii="Times New Roman" w:hAnsi="Times New Roman" w:cs="Times New Roman"/>
          <w:szCs w:val="21"/>
        </w:rPr>
        <w:t xml:space="preserve"> such as escalating IV fluids if </w:t>
      </w:r>
      <w:proofErr w:type="spellStart"/>
      <w:r w:rsidRPr="00DD03A0">
        <w:rPr>
          <w:rFonts w:ascii="Times New Roman" w:hAnsi="Times New Roman" w:cs="Times New Roman"/>
          <w:szCs w:val="21"/>
        </w:rPr>
        <w:t>SysBP</w:t>
      </w:r>
      <w:proofErr w:type="spellEnd"/>
      <w:r w:rsidRPr="00DD03A0">
        <w:rPr>
          <w:rFonts w:ascii="Times New Roman" w:hAnsi="Times New Roman" w:cs="Times New Roman"/>
          <w:szCs w:val="21"/>
        </w:rPr>
        <w:t xml:space="preserve"> is below 100 mmHg, CQL</w:t>
      </w:r>
      <w:r w:rsidR="007E251F">
        <w:rPr>
          <w:rFonts w:ascii="Times New Roman" w:hAnsi="Times New Roman" w:cs="Times New Roman"/>
          <w:szCs w:val="21"/>
        </w:rPr>
        <w:t>’</w:t>
      </w:r>
      <w:r w:rsidRPr="00DD03A0">
        <w:rPr>
          <w:rFonts w:ascii="Times New Roman" w:hAnsi="Times New Roman" w:cs="Times New Roman"/>
          <w:szCs w:val="21"/>
        </w:rPr>
        <w:t>s conservative Q-function inherits this linear structure. Linear decision boundaries naturally produce strong gradients. Features that cross decision thresholds, such as blood pressure dropping below 100 mmHg, induce large changes in Q-values, resulting in high LEG saliency scores. In contrast, DQN</w:t>
      </w:r>
      <w:r w:rsidR="007E251F">
        <w:rPr>
          <w:rFonts w:ascii="Times New Roman" w:hAnsi="Times New Roman" w:cs="Times New Roman"/>
          <w:szCs w:val="21"/>
        </w:rPr>
        <w:t>’</w:t>
      </w:r>
      <w:r w:rsidRPr="00DD03A0">
        <w:rPr>
          <w:rFonts w:ascii="Times New Roman" w:hAnsi="Times New Roman" w:cs="Times New Roman"/>
          <w:szCs w:val="21"/>
        </w:rPr>
        <w:t>s unconstrained deep neural network can learn arbitrarily complex, highly non-linear Q-functions that distribute decision-making across many interacting features, producing weak gradients for any single feature when evaluated via local linear regression.</w:t>
      </w:r>
    </w:p>
    <w:p w14:paraId="61BB04EA" w14:textId="26321034"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To formalize this intuition, consider the limiting case where CQL</w:t>
      </w:r>
      <w:r w:rsidR="007E251F">
        <w:rPr>
          <w:rFonts w:ascii="Times New Roman" w:hAnsi="Times New Roman" w:cs="Times New Roman"/>
          <w:szCs w:val="21"/>
        </w:rPr>
        <w:t>’</w:t>
      </w:r>
      <w:r w:rsidRPr="00DD03A0">
        <w:rPr>
          <w:rFonts w:ascii="Times New Roman" w:hAnsi="Times New Roman" w:cs="Times New Roman"/>
          <w:szCs w:val="21"/>
        </w:rPr>
        <w:t xml:space="preserve">s conservatism parameter α → ∞. In this regime, CQL converges to behavior cloning: </w:t>
      </w:r>
      <w:commentRangeStart w:id="38"/>
      <w:commentRangeStart w:id="39"/>
      <m:oMath>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c</m:t>
            </m:r>
          </m:sub>
        </m:sSub>
        <m:r>
          <w:rPr>
            <w:rFonts w:ascii="Cambria Math" w:hAnsi="Cambria Math" w:cs="Times New Roman"/>
            <w:szCs w:val="21"/>
          </w:rPr>
          <m:t>QL(s,a)≈</m:t>
        </m:r>
        <m:sSub>
          <m:sSubPr>
            <m:ctrlPr>
              <w:rPr>
                <w:rFonts w:ascii="Cambria Math" w:hAnsi="Cambria Math" w:cs="Times New Roman"/>
                <w:i/>
                <w:szCs w:val="21"/>
              </w:rPr>
            </m:ctrlPr>
          </m:sSubPr>
          <m:e>
            <m:r>
              <w:rPr>
                <w:rFonts w:ascii="Cambria Math" w:hAnsi="Cambria Math" w:cs="Times New Roman"/>
                <w:szCs w:val="21"/>
              </w:rPr>
              <m:t>Q</m:t>
            </m:r>
          </m:e>
          <m:sub>
            <m:r>
              <w:rPr>
                <w:rFonts w:ascii="Cambria Math" w:hAnsi="Cambria Math" w:cs="Times New Roman"/>
                <w:szCs w:val="21"/>
              </w:rPr>
              <m:t>π</m:t>
            </m:r>
          </m:sub>
        </m:sSub>
        <m:r>
          <w:rPr>
            <w:rFonts w:ascii="Cambria Math" w:hAnsi="Cambria Math" w:cs="Times New Roman"/>
            <w:szCs w:val="21"/>
          </w:rPr>
          <m:t>β(s,a)</m:t>
        </m:r>
      </m:oMath>
      <w:commentRangeEnd w:id="38"/>
      <w:r w:rsidR="00D266D1" w:rsidRPr="00DD03A0">
        <w:rPr>
          <w:rStyle w:val="af2"/>
          <w:rFonts w:ascii="Times New Roman" w:hAnsi="Times New Roman" w:cs="Times New Roman"/>
        </w:rPr>
        <w:commentReference w:id="38"/>
      </w:r>
      <w:commentRangeEnd w:id="39"/>
      <w:r w:rsidR="00DB534F">
        <w:rPr>
          <w:rStyle w:val="af2"/>
        </w:rPr>
        <w:commentReference w:id="39"/>
      </w:r>
      <w:r w:rsidRPr="00DD03A0">
        <w:rPr>
          <w:rFonts w:ascii="Times New Roman" w:hAnsi="Times New Roman" w:cs="Times New Roman"/>
          <w:szCs w:val="21"/>
        </w:rPr>
        <w:t>, exactly matching the behavioral policy</w:t>
      </w:r>
      <w:r w:rsidR="007E251F">
        <w:rPr>
          <w:rFonts w:ascii="Times New Roman" w:hAnsi="Times New Roman" w:cs="Times New Roman"/>
          <w:szCs w:val="21"/>
        </w:rPr>
        <w:t>’</w:t>
      </w:r>
      <w:r w:rsidRPr="00DD03A0">
        <w:rPr>
          <w:rFonts w:ascii="Times New Roman" w:hAnsi="Times New Roman" w:cs="Times New Roman"/>
          <w:szCs w:val="21"/>
        </w:rPr>
        <w:t>s value function. Since our behavioral heuristic policy has a simple, interpretable structure with threshold-based rules on blood pressure and lactate, CQL with high α inherits this interpretability. With finite α = 1.0 as used in our experiments, CQL balances conservatism with value-based improvement, learning a Q-function that is more interpretable than DQN due to conservative bias toward the behavioral policy</w:t>
      </w:r>
      <w:r w:rsidR="00060A4F">
        <w:rPr>
          <w:rFonts w:ascii="Times New Roman" w:hAnsi="Times New Roman" w:cs="Times New Roman"/>
          <w:szCs w:val="21"/>
        </w:rPr>
        <w:t>,</w:t>
      </w:r>
      <w:r w:rsidRPr="00DD03A0">
        <w:rPr>
          <w:rFonts w:ascii="Times New Roman" w:hAnsi="Times New Roman" w:cs="Times New Roman"/>
          <w:szCs w:val="21"/>
        </w:rPr>
        <w:t xml:space="preserve"> yet more performant than BC due to value-based action selection. This sweet spot explains why CQL achieves both high interpretability and robust performance.</w:t>
      </w:r>
    </w:p>
    <w:p w14:paraId="62943712" w14:textId="5784484D"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behavioral heuristic policy mimics threshold-based clinical protocols, which are inherently interpretable. Clinicians escalate treatment when specific physiological markers such as blood pressure and lactate fall outside target ranges. CQL</w:t>
      </w:r>
      <w:r w:rsidR="007E251F">
        <w:rPr>
          <w:rFonts w:ascii="Times New Roman" w:hAnsi="Times New Roman" w:cs="Times New Roman"/>
          <w:szCs w:val="21"/>
        </w:rPr>
        <w:t>’</w:t>
      </w:r>
      <w:r w:rsidRPr="00DD03A0">
        <w:rPr>
          <w:rFonts w:ascii="Times New Roman" w:hAnsi="Times New Roman" w:cs="Times New Roman"/>
          <w:szCs w:val="21"/>
        </w:rPr>
        <w:t>s training objective encourages the learned policy to remain close to the behavioral policy</w:t>
      </w:r>
      <w:r w:rsidR="007E251F">
        <w:rPr>
          <w:rFonts w:ascii="Times New Roman" w:hAnsi="Times New Roman" w:cs="Times New Roman"/>
          <w:szCs w:val="21"/>
        </w:rPr>
        <w:t>’</w:t>
      </w:r>
      <w:r w:rsidRPr="00DD03A0">
        <w:rPr>
          <w:rFonts w:ascii="Times New Roman" w:hAnsi="Times New Roman" w:cs="Times New Roman"/>
          <w:szCs w:val="21"/>
        </w:rPr>
        <w:t>s distribution, implicitly regularizing the Q-function toward the same threshold-based structure. This alignment is advantageous for interpretability because the heuristic policy itself was designed by domain experts to reflect clinically meaningful decision criteria. By contrast, DQN training involves extensive exploration with ε-greedy action selection, allowing the network to discover complex, non-linear strategies that deviate significantly from human decision-making patterns. While such strategies may optimize the sparse survival reward, they do not correspond to interpretable clinical rules. BC similarly benefits from alignment with the behavioral policy but suffers from overfitting. BC memorizes action probabilities without learning value functions, leading to state-dependent interpretability where some states produce clear saliency patterns when the behavioral policy is confident</w:t>
      </w:r>
      <w:r w:rsidR="00D266D1">
        <w:rPr>
          <w:rFonts w:ascii="Times New Roman" w:hAnsi="Times New Roman" w:cs="Times New Roman"/>
          <w:szCs w:val="21"/>
        </w:rPr>
        <w:t>,</w:t>
      </w:r>
      <w:r w:rsidRPr="00DD03A0">
        <w:rPr>
          <w:rFonts w:ascii="Times New Roman" w:hAnsi="Times New Roman" w:cs="Times New Roman"/>
          <w:szCs w:val="21"/>
        </w:rPr>
        <w:t xml:space="preserve"> and others produce flat, uninformative patterns when the behavioral policy is uncertain.</w:t>
      </w:r>
    </w:p>
    <w:p w14:paraId="1D40C65B" w14:textId="175D6E70"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CQL</w:t>
      </w:r>
      <w:r w:rsidR="007E251F">
        <w:rPr>
          <w:rFonts w:ascii="Times New Roman" w:hAnsi="Times New Roman" w:cs="Times New Roman"/>
          <w:szCs w:val="21"/>
        </w:rPr>
        <w:t>’</w:t>
      </w:r>
      <w:r w:rsidRPr="00DD03A0">
        <w:rPr>
          <w:rFonts w:ascii="Times New Roman" w:hAnsi="Times New Roman" w:cs="Times New Roman"/>
          <w:szCs w:val="21"/>
        </w:rPr>
        <w:t>s penalty term</w:t>
      </w:r>
      <w:r w:rsidR="00D266D1">
        <w:rPr>
          <w:rFonts w:ascii="Times New Roman" w:hAnsi="Times New Roman" w:cs="Times New Roman" w:hint="eastAsia"/>
          <w:szCs w:val="21"/>
        </w:rPr>
        <w:t xml:space="preserve"> </w:t>
      </w:r>
      <w:commentRangeStart w:id="40"/>
      <w:commentRangeStart w:id="41"/>
      <m:oMath>
        <m:func>
          <m:funcPr>
            <m:ctrlPr>
              <w:rPr>
                <w:rFonts w:ascii="Cambria Math" w:hAnsi="Cambria Math" w:cs="Times New Roman"/>
                <w:i/>
                <w:szCs w:val="21"/>
              </w:rPr>
            </m:ctrlPr>
          </m:funcPr>
          <m:fName>
            <m:r>
              <m:rPr>
                <m:sty m:val="p"/>
              </m:rPr>
              <w:rPr>
                <w:rFonts w:ascii="Cambria Math" w:hAnsi="Cambria Math" w:cs="Times New Roman"/>
                <w:szCs w:val="21"/>
              </w:rPr>
              <m:t>log</m:t>
            </m:r>
          </m:fName>
          <m:e>
            <m:nary>
              <m:naryPr>
                <m:chr m:val="∑"/>
                <m:limLoc m:val="undOvr"/>
                <m:supHide m:val="1"/>
                <m:ctrlPr>
                  <w:rPr>
                    <w:rFonts w:ascii="Cambria Math" w:hAnsi="Cambria Math" w:cs="Times New Roman"/>
                    <w:i/>
                    <w:szCs w:val="21"/>
                  </w:rPr>
                </m:ctrlPr>
              </m:naryPr>
              <m:sub>
                <m:r>
                  <w:rPr>
                    <w:rFonts w:ascii="Cambria Math" w:hAnsi="Cambria Math" w:cs="Times New Roman"/>
                    <w:szCs w:val="21"/>
                  </w:rPr>
                  <m:t>a</m:t>
                </m:r>
              </m:sub>
              <m:sup/>
              <m:e>
                <m:r>
                  <m:rPr>
                    <m:sty m:val="p"/>
                  </m:rPr>
                  <w:rPr>
                    <w:rFonts w:ascii="Cambria Math" w:hAnsi="Cambria Math" w:cs="Times New Roman"/>
                    <w:szCs w:val="21"/>
                  </w:rPr>
                  <m:t>exp⁡</m:t>
                </m:r>
                <m:r>
                  <w:rPr>
                    <w:rFonts w:ascii="Cambria Math" w:hAnsi="Cambria Math" w:cs="Times New Roman"/>
                    <w:szCs w:val="21"/>
                  </w:rPr>
                  <m:t>(Q(s,a))-</m:t>
                </m:r>
                <m:sSub>
                  <m:sSubPr>
                    <m:ctrlPr>
                      <w:rPr>
                        <w:rFonts w:ascii="Cambria Math" w:hAnsi="Cambria Math" w:cs="Times New Roman"/>
                        <w:i/>
                        <w:szCs w:val="21"/>
                      </w:rPr>
                    </m:ctrlPr>
                  </m:sSubPr>
                  <m:e>
                    <m:r>
                      <w:rPr>
                        <w:rFonts w:ascii="Cambria Math" w:hAnsi="Cambria Math" w:cs="Times New Roman"/>
                        <w:szCs w:val="21"/>
                      </w:rPr>
                      <m:t>E</m:t>
                    </m:r>
                  </m:e>
                  <m:sub>
                    <m:r>
                      <w:rPr>
                        <w:rFonts w:ascii="Cambria Math" w:hAnsi="Cambria Math" w:cs="Times New Roman"/>
                        <w:szCs w:val="21"/>
                      </w:rPr>
                      <m:t>a~πβ</m:t>
                    </m:r>
                  </m:sub>
                </m:sSub>
                <m:r>
                  <w:rPr>
                    <w:rFonts w:ascii="Cambria Math" w:hAnsi="Cambria Math" w:cs="Times New Roman"/>
                    <w:szCs w:val="21"/>
                  </w:rPr>
                  <m:t>[Q(s,a)]</m:t>
                </m:r>
              </m:e>
            </m:nary>
          </m:e>
        </m:func>
      </m:oMath>
      <w:commentRangeEnd w:id="40"/>
      <w:r w:rsidR="00D266D1" w:rsidRPr="00DD03A0">
        <w:rPr>
          <w:rStyle w:val="af2"/>
          <w:rFonts w:ascii="Times New Roman" w:hAnsi="Times New Roman" w:cs="Times New Roman"/>
        </w:rPr>
        <w:commentReference w:id="40"/>
      </w:r>
      <w:commentRangeEnd w:id="41"/>
      <w:r w:rsidR="00DB534F">
        <w:rPr>
          <w:rStyle w:val="af2"/>
        </w:rPr>
        <w:commentReference w:id="41"/>
      </w:r>
      <w:r w:rsidRPr="00DD03A0">
        <w:rPr>
          <w:rFonts w:ascii="Times New Roman" w:hAnsi="Times New Roman" w:cs="Times New Roman"/>
          <w:szCs w:val="21"/>
        </w:rPr>
        <w:t xml:space="preserve"> acts as an implicit regularizer that encourages Q-values for in-distribution actions to be well-separated from Q-values for out-of-distribution actions. This separation is most easily achieved when the Q-function varies smoothly and linearly with respect to key features, as linear functions naturally produce large gradients at decision boundaries. In contrast, highly non-linear Q-functions as learned by deep networks without conservatism can achieve good performance by encoding complex feature interactions, but these </w:t>
      </w:r>
      <w:r w:rsidRPr="00DD03A0">
        <w:rPr>
          <w:rFonts w:ascii="Times New Roman" w:hAnsi="Times New Roman" w:cs="Times New Roman"/>
          <w:szCs w:val="21"/>
        </w:rPr>
        <w:lastRenderedPageBreak/>
        <w:t>interactions obscure the marginal contribution of individual features, precisely what LEG measures. Our results suggest that conservatism in offline RL not only provides performance robustness</w:t>
      </w:r>
      <w:r w:rsidR="00060A4F">
        <w:rPr>
          <w:rFonts w:ascii="Times New Roman" w:hAnsi="Times New Roman" w:cs="Times New Roman"/>
          <w:szCs w:val="21"/>
        </w:rPr>
        <w:t>,</w:t>
      </w:r>
      <w:r w:rsidRPr="00DD03A0">
        <w:rPr>
          <w:rFonts w:ascii="Times New Roman" w:hAnsi="Times New Roman" w:cs="Times New Roman"/>
          <w:szCs w:val="21"/>
        </w:rPr>
        <w:t xml:space="preserve"> as demonstrated by Kumar et al.</w:t>
      </w:r>
      <w:r w:rsidRPr="00DD03A0">
        <w:rPr>
          <w:rFonts w:ascii="Times New Roman" w:hAnsi="Times New Roman" w:cs="Times New Roman"/>
          <w:szCs w:val="21"/>
          <w:vertAlign w:val="superscript"/>
        </w:rPr>
        <w:t>17</w:t>
      </w:r>
      <w:r w:rsidRPr="00DD03A0">
        <w:rPr>
          <w:rFonts w:ascii="Times New Roman" w:hAnsi="Times New Roman" w:cs="Times New Roman"/>
          <w:szCs w:val="21"/>
        </w:rPr>
        <w:t xml:space="preserve"> but also enhances interpretability by biasing Q-functions toward simpler, more linear structures.</w:t>
      </w:r>
    </w:p>
    <w:p w14:paraId="64FDD9B6" w14:textId="4F40952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This mechanism has broader implications beyond sepsis treatment. In any safety-critical domain where interpretability is required</w:t>
      </w:r>
      <w:r w:rsidR="00060A4F">
        <w:rPr>
          <w:rFonts w:ascii="Times New Roman" w:hAnsi="Times New Roman" w:cs="Times New Roman"/>
          <w:szCs w:val="21"/>
        </w:rPr>
        <w:t>,</w:t>
      </w:r>
      <w:r w:rsidRPr="00DD03A0">
        <w:rPr>
          <w:rFonts w:ascii="Times New Roman" w:hAnsi="Times New Roman" w:cs="Times New Roman"/>
          <w:szCs w:val="21"/>
        </w:rPr>
        <w:t xml:space="preserve"> such as autonomous driving, financial trading, or robotic surgery, offline RL practitioners should consider conservative algorithms like CQL as the default choice. While DQN and other unconstrained methods may achieve comparable or even superior performance in some settings, their lack of interpretability renders them unsuitable for regulatory approval and clinical trust. Our quantitative LEG analysis provides the first empirical evidence that conservatism and interpretability are intrinsically linked, opening new research directions in interpretability-by-design for reinforcement learning.</w:t>
      </w:r>
    </w:p>
    <w:p w14:paraId="08FFEB63" w14:textId="522A5292"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4.3 Clinical Implications and Deployment Considerations</w:t>
      </w:r>
    </w:p>
    <w:p w14:paraId="60648E69" w14:textId="59018F51"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dramatic interpretability differences revealed by our LEG analysis have profound implications for deploying AI-based treatment recommendation systems in clinical practice. Regulatory agencies such as the U.S. Food and Drug Administration require explainable AI systems for medical decision support</w:t>
      </w:r>
      <w:r w:rsidR="00060A4F" w:rsidRPr="00DD03A0">
        <w:rPr>
          <w:rFonts w:ascii="Times New Roman" w:hAnsi="Times New Roman" w:cs="Times New Roman"/>
          <w:szCs w:val="21"/>
          <w:vertAlign w:val="superscript"/>
        </w:rPr>
        <w:t>12</w:t>
      </w:r>
      <w:r w:rsidRPr="00DD03A0">
        <w:rPr>
          <w:rFonts w:ascii="Times New Roman" w:hAnsi="Times New Roman" w:cs="Times New Roman"/>
          <w:szCs w:val="21"/>
        </w:rPr>
        <w:t>, and clinicians need transparency to trust and validate recommenda</w:t>
      </w:r>
      <w:r w:rsidRPr="00D266D1">
        <w:rPr>
          <w:rFonts w:ascii="Times New Roman" w:hAnsi="Times New Roman" w:cs="Times New Roman"/>
          <w:szCs w:val="21"/>
        </w:rPr>
        <w:t>tions.</w:t>
      </w:r>
      <w:r w:rsidRPr="00D266D1">
        <w:rPr>
          <w:rFonts w:ascii="Times New Roman" w:hAnsi="Times New Roman" w:cs="Times New Roman"/>
          <w:szCs w:val="21"/>
          <w:vertAlign w:val="superscript"/>
        </w:rPr>
        <w:t>2</w:t>
      </w:r>
      <w:r w:rsidR="00CC7B05" w:rsidRPr="00D266D1">
        <w:rPr>
          <w:rFonts w:ascii="Times New Roman" w:hAnsi="Times New Roman" w:cs="Times New Roman" w:hint="eastAsia"/>
          <w:szCs w:val="21"/>
          <w:vertAlign w:val="superscript"/>
        </w:rPr>
        <w:t>6</w:t>
      </w:r>
      <w:r w:rsidRPr="00D266D1">
        <w:rPr>
          <w:rFonts w:ascii="Times New Roman" w:hAnsi="Times New Roman" w:cs="Times New Roman"/>
          <w:szCs w:val="21"/>
        </w:rPr>
        <w:t xml:space="preserve"> Our fi</w:t>
      </w:r>
      <w:r w:rsidRPr="00DD03A0">
        <w:rPr>
          <w:rFonts w:ascii="Times New Roman" w:hAnsi="Times New Roman" w:cs="Times New Roman"/>
          <w:szCs w:val="21"/>
        </w:rPr>
        <w:t>ndings suggest that CQL-based policies are suitable for clinical deployment due to their strong, clinically coherent feature importance patterns, while DQN-based policies are not suitable despite achieving comparable survival rates in simulation.</w:t>
      </w:r>
    </w:p>
    <w:p w14:paraId="149844E3" w14:textId="158D7581"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clinical urgency of optimizing sepsis treatment extends beyond reducing acute ICU mortality to preventing devastating long-term neurological sequelae. As detailed in Section 1, sepsis triggers a cascade of systemic inflammation, blood-brain barrier disruption, and neurodegeneration that manifests acutely as sepsis-associated encephalopathy affecting 30-70% of ICU patients and chronically as persistent cognitive impairment and increased dementia risk with 62% elevated risk and odds ratio of 1.62.</w:t>
      </w:r>
      <w:r w:rsidRPr="00DD03A0">
        <w:rPr>
          <w:rFonts w:ascii="Times New Roman" w:hAnsi="Times New Roman" w:cs="Times New Roman"/>
          <w:szCs w:val="21"/>
          <w:vertAlign w:val="superscript"/>
        </w:rPr>
        <w:t>2</w:t>
      </w:r>
      <w:r w:rsidR="00CC7B05">
        <w:rPr>
          <w:rFonts w:ascii="Times New Roman" w:hAnsi="Times New Roman" w:cs="Times New Roman" w:hint="eastAsia"/>
          <w:szCs w:val="21"/>
          <w:vertAlign w:val="superscript"/>
        </w:rPr>
        <w:t>7</w:t>
      </w:r>
      <w:r w:rsidR="00060A4F" w:rsidRPr="00060A4F">
        <w:rPr>
          <w:rFonts w:ascii="Times New Roman" w:hAnsi="Times New Roman" w:cs="Times New Roman"/>
          <w:szCs w:val="21"/>
          <w:vertAlign w:val="superscript"/>
        </w:rPr>
        <w:t>–</w:t>
      </w:r>
      <w:r w:rsidRPr="00DD03A0">
        <w:rPr>
          <w:rFonts w:ascii="Times New Roman" w:hAnsi="Times New Roman" w:cs="Times New Roman"/>
          <w:szCs w:val="21"/>
          <w:vertAlign w:val="superscript"/>
        </w:rPr>
        <w:t>2</w:t>
      </w:r>
      <w:r w:rsidR="00CC7B05">
        <w:rPr>
          <w:rFonts w:ascii="Times New Roman" w:hAnsi="Times New Roman" w:cs="Times New Roman" w:hint="eastAsia"/>
          <w:szCs w:val="21"/>
          <w:vertAlign w:val="superscript"/>
        </w:rPr>
        <w:t>9</w:t>
      </w:r>
      <w:r w:rsidRPr="00DD03A0">
        <w:rPr>
          <w:rFonts w:ascii="Times New Roman" w:hAnsi="Times New Roman" w:cs="Times New Roman"/>
          <w:szCs w:val="21"/>
        </w:rPr>
        <w:t xml:space="preserve"> Emerging evidence demonstrates that sepsis accelerates Alzheimer</w:t>
      </w:r>
      <w:r w:rsidR="007E251F">
        <w:rPr>
          <w:rFonts w:ascii="Times New Roman" w:hAnsi="Times New Roman" w:cs="Times New Roman"/>
          <w:szCs w:val="21"/>
        </w:rPr>
        <w:t>’</w:t>
      </w:r>
      <w:r w:rsidRPr="00DD03A0">
        <w:rPr>
          <w:rFonts w:ascii="Times New Roman" w:hAnsi="Times New Roman" w:cs="Times New Roman"/>
          <w:szCs w:val="21"/>
        </w:rPr>
        <w:t>s disease pathophysiology through amyloid-β accumulation and hippocampal neuronal loss.</w:t>
      </w:r>
      <w:r w:rsidRPr="00DD03A0">
        <w:rPr>
          <w:rFonts w:ascii="Times New Roman" w:hAnsi="Times New Roman" w:cs="Times New Roman"/>
          <w:szCs w:val="21"/>
          <w:vertAlign w:val="superscript"/>
        </w:rPr>
        <w:t>30</w:t>
      </w:r>
      <w:r w:rsidRPr="00DD03A0">
        <w:rPr>
          <w:rFonts w:ascii="Times New Roman" w:hAnsi="Times New Roman" w:cs="Times New Roman"/>
          <w:szCs w:val="21"/>
        </w:rPr>
        <w:t xml:space="preserve"> This neurological dimension fundamentally reshapes the value proposition of AI-based sepsis treatment. Interpretable RL policies like CQL that can be validated by clinicians are not merely preferable from a regulatory standpoint but medically essential. Clinicians need to understand why a policy recommends specific interventions to judge whether those recommendations account for individual patient vulnerabilities, including pre-existing neurodegenerative conditions that may be exacerbated by sepsis-induced BBB disruption and neuroinflammation. CQL</w:t>
      </w:r>
      <w:r w:rsidR="007E251F">
        <w:rPr>
          <w:rFonts w:ascii="Times New Roman" w:hAnsi="Times New Roman" w:cs="Times New Roman"/>
          <w:szCs w:val="21"/>
        </w:rPr>
        <w:t>’</w:t>
      </w:r>
      <w:r w:rsidRPr="00DD03A0">
        <w:rPr>
          <w:rFonts w:ascii="Times New Roman" w:hAnsi="Times New Roman" w:cs="Times New Roman"/>
          <w:szCs w:val="21"/>
        </w:rPr>
        <w:t>s strong saliency signals on blood pressure with saliency of −40.06 and lactate with saliency of −37.75 align precisely with the physiological markers that predict both acute organ failure and long-term neurological outcomes, enabling clinicians to verify that the policy</w:t>
      </w:r>
      <w:r w:rsidR="007E251F">
        <w:rPr>
          <w:rFonts w:ascii="Times New Roman" w:hAnsi="Times New Roman" w:cs="Times New Roman"/>
          <w:szCs w:val="21"/>
        </w:rPr>
        <w:t>’</w:t>
      </w:r>
      <w:r w:rsidRPr="00DD03A0">
        <w:rPr>
          <w:rFonts w:ascii="Times New Roman" w:hAnsi="Times New Roman" w:cs="Times New Roman"/>
          <w:szCs w:val="21"/>
        </w:rPr>
        <w:t xml:space="preserve">s decision logic accounts for the full spectrum of sepsis complications. By optimizing treatment during the acute phase when BBB integrity can potentially be preserved through timely hemodynamic stabilization, interpretable RL policies may reduce not only short-term mortality but also the burden of post-sepsis cognitive decline and neurodegenerative disease progression. </w:t>
      </w:r>
      <w:proofErr w:type="gramStart"/>
      <w:r w:rsidRPr="00DD03A0">
        <w:rPr>
          <w:rFonts w:ascii="Times New Roman" w:hAnsi="Times New Roman" w:cs="Times New Roman"/>
          <w:szCs w:val="21"/>
        </w:rPr>
        <w:t>This dual objective underscores</w:t>
      </w:r>
      <w:proofErr w:type="gramEnd"/>
      <w:r w:rsidRPr="00DD03A0">
        <w:rPr>
          <w:rFonts w:ascii="Times New Roman" w:hAnsi="Times New Roman" w:cs="Times New Roman"/>
          <w:szCs w:val="21"/>
        </w:rPr>
        <w:t xml:space="preserve"> the necessity of interpretability. Opaque policies like DQN, despite achieving comparable survival rates, cannot be clinically validated to ensure they minimize neurological harm, rendering them unsuitable for real-world deployment in a </w:t>
      </w:r>
      <w:r w:rsidRPr="00DD03A0">
        <w:rPr>
          <w:rFonts w:ascii="Times New Roman" w:hAnsi="Times New Roman" w:cs="Times New Roman"/>
          <w:szCs w:val="21"/>
        </w:rPr>
        <w:lastRenderedPageBreak/>
        <w:t>domain where cognitive outcomes are as critical as survival.</w:t>
      </w:r>
    </w:p>
    <w:p w14:paraId="3FF1A1BC" w14:textId="56D1AC7F"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The FDA</w:t>
      </w:r>
      <w:r w:rsidR="007E251F">
        <w:rPr>
          <w:rFonts w:ascii="Times New Roman" w:hAnsi="Times New Roman" w:cs="Times New Roman"/>
          <w:szCs w:val="21"/>
        </w:rPr>
        <w:t>’</w:t>
      </w:r>
      <w:r w:rsidRPr="00DD03A0">
        <w:rPr>
          <w:rFonts w:ascii="Times New Roman" w:hAnsi="Times New Roman" w:cs="Times New Roman"/>
          <w:szCs w:val="21"/>
        </w:rPr>
        <w:t>s guidance on AI/ML-based medical devices emphasizes the need for transparent, interpretable algorithms that enable clinicians to understand how recommendations are generated.</w:t>
      </w:r>
      <w:r w:rsidRPr="00DD03A0">
        <w:rPr>
          <w:rFonts w:ascii="Times New Roman" w:hAnsi="Times New Roman" w:cs="Times New Roman"/>
          <w:szCs w:val="21"/>
          <w:vertAlign w:val="superscript"/>
        </w:rPr>
        <w:t>12</w:t>
      </w:r>
      <w:r w:rsidRPr="00DD03A0">
        <w:rPr>
          <w:rFonts w:ascii="Times New Roman" w:hAnsi="Times New Roman" w:cs="Times New Roman"/>
          <w:szCs w:val="21"/>
        </w:rPr>
        <w:t xml:space="preserve"> CQL</w:t>
      </w:r>
      <w:r w:rsidR="007E251F">
        <w:rPr>
          <w:rFonts w:ascii="Times New Roman" w:hAnsi="Times New Roman" w:cs="Times New Roman"/>
          <w:szCs w:val="21"/>
        </w:rPr>
        <w:t>’</w:t>
      </w:r>
      <w:r w:rsidRPr="00DD03A0">
        <w:rPr>
          <w:rFonts w:ascii="Times New Roman" w:hAnsi="Times New Roman" w:cs="Times New Roman"/>
          <w:szCs w:val="21"/>
        </w:rPr>
        <w:t>s LEG saliency scores</w:t>
      </w:r>
      <w:r w:rsidR="00060A4F">
        <w:rPr>
          <w:rFonts w:ascii="Times New Roman" w:hAnsi="Times New Roman" w:cs="Times New Roman"/>
          <w:szCs w:val="21"/>
        </w:rPr>
        <w:t>,</w:t>
      </w:r>
      <w:r w:rsidRPr="00DD03A0">
        <w:rPr>
          <w:rFonts w:ascii="Times New Roman" w:hAnsi="Times New Roman" w:cs="Times New Roman"/>
          <w:szCs w:val="21"/>
        </w:rPr>
        <w:t xml:space="preserve"> with </w:t>
      </w:r>
      <w:r w:rsidR="00060A4F">
        <w:rPr>
          <w:rFonts w:ascii="Times New Roman" w:hAnsi="Times New Roman" w:cs="Times New Roman"/>
          <w:szCs w:val="21"/>
        </w:rPr>
        <w:t xml:space="preserve">a </w:t>
      </w:r>
      <w:r w:rsidRPr="00DD03A0">
        <w:rPr>
          <w:rFonts w:ascii="Times New Roman" w:hAnsi="Times New Roman" w:cs="Times New Roman"/>
          <w:szCs w:val="21"/>
        </w:rPr>
        <w:t>maximum of 40.06 for blood pressure</w:t>
      </w:r>
      <w:r w:rsidR="00060A4F">
        <w:rPr>
          <w:rFonts w:ascii="Times New Roman" w:hAnsi="Times New Roman" w:cs="Times New Roman"/>
          <w:szCs w:val="21"/>
        </w:rPr>
        <w:t>,</w:t>
      </w:r>
      <w:r w:rsidRPr="00DD03A0">
        <w:rPr>
          <w:rFonts w:ascii="Times New Roman" w:hAnsi="Times New Roman" w:cs="Times New Roman"/>
          <w:szCs w:val="21"/>
        </w:rPr>
        <w:t xml:space="preserve"> provide quantitative evidence that the policy</w:t>
      </w:r>
      <w:r w:rsidR="007E251F">
        <w:rPr>
          <w:rFonts w:ascii="Times New Roman" w:hAnsi="Times New Roman" w:cs="Times New Roman"/>
          <w:szCs w:val="21"/>
        </w:rPr>
        <w:t>’</w:t>
      </w:r>
      <w:r w:rsidRPr="00DD03A0">
        <w:rPr>
          <w:rFonts w:ascii="Times New Roman" w:hAnsi="Times New Roman" w:cs="Times New Roman"/>
          <w:szCs w:val="21"/>
        </w:rPr>
        <w:t xml:space="preserve">s decisions are driven by clinically relevant features with strong, interpretable gradients. Clinicians can inspect these saliency patterns to verify that the policy aligns with established guidelines such as </w:t>
      </w:r>
      <w:r w:rsidR="00060A4F">
        <w:rPr>
          <w:rFonts w:ascii="Times New Roman" w:hAnsi="Times New Roman" w:cs="Times New Roman"/>
          <w:szCs w:val="21"/>
        </w:rPr>
        <w:t xml:space="preserve">the </w:t>
      </w:r>
      <w:r w:rsidRPr="00DD03A0">
        <w:rPr>
          <w:rFonts w:ascii="Times New Roman" w:hAnsi="Times New Roman" w:cs="Times New Roman"/>
          <w:szCs w:val="21"/>
        </w:rPr>
        <w:t>Surviving Sepsis Campaign recommendations for fluid resuscitation in hypotension.</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In contrast, DQN</w:t>
      </w:r>
      <w:r w:rsidR="007E251F">
        <w:rPr>
          <w:rFonts w:ascii="Times New Roman" w:hAnsi="Times New Roman" w:cs="Times New Roman"/>
          <w:szCs w:val="21"/>
        </w:rPr>
        <w:t>’</w:t>
      </w:r>
      <w:r w:rsidRPr="00DD03A0">
        <w:rPr>
          <w:rFonts w:ascii="Times New Roman" w:hAnsi="Times New Roman" w:cs="Times New Roman"/>
          <w:szCs w:val="21"/>
        </w:rPr>
        <w:t xml:space="preserve">s weak saliency scores with </w:t>
      </w:r>
      <w:r w:rsidR="00060A4F">
        <w:rPr>
          <w:rFonts w:ascii="Times New Roman" w:hAnsi="Times New Roman" w:cs="Times New Roman"/>
          <w:szCs w:val="21"/>
        </w:rPr>
        <w:t xml:space="preserve">a </w:t>
      </w:r>
      <w:r w:rsidRPr="00DD03A0">
        <w:rPr>
          <w:rFonts w:ascii="Times New Roman" w:hAnsi="Times New Roman" w:cs="Times New Roman"/>
          <w:szCs w:val="21"/>
        </w:rPr>
        <w:t>maximum of 0.069 indicate that no single feature dominates decision-making, making it impossible to validate the policy</w:t>
      </w:r>
      <w:r w:rsidR="007E251F">
        <w:rPr>
          <w:rFonts w:ascii="Times New Roman" w:hAnsi="Times New Roman" w:cs="Times New Roman"/>
          <w:szCs w:val="21"/>
        </w:rPr>
        <w:t>’</w:t>
      </w:r>
      <w:r w:rsidRPr="00DD03A0">
        <w:rPr>
          <w:rFonts w:ascii="Times New Roman" w:hAnsi="Times New Roman" w:cs="Times New Roman"/>
          <w:szCs w:val="21"/>
        </w:rPr>
        <w:t>s logic or detect potential biases. Such opaque systems are unlikely to gain regulatory approval, regardless of their performance in retrospective evaluations.</w:t>
      </w:r>
    </w:p>
    <w:p w14:paraId="47A5650F" w14:textId="127C3829"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Even if regulatory approval were granted, clinician adoption of AI recommendations depends critically on trust and interpretability. Studies of clinical decision support systems show that physicians are more likely to adopt AI recommendations when they can understand the rationale behind them.</w:t>
      </w:r>
      <w:r w:rsidRPr="00DD03A0">
        <w:rPr>
          <w:rFonts w:ascii="Times New Roman" w:hAnsi="Times New Roman" w:cs="Times New Roman"/>
          <w:szCs w:val="21"/>
          <w:vertAlign w:val="superscript"/>
        </w:rPr>
        <w:t>31</w:t>
      </w:r>
      <w:r w:rsidRPr="00DD03A0">
        <w:rPr>
          <w:rFonts w:ascii="Times New Roman" w:hAnsi="Times New Roman" w:cs="Times New Roman"/>
          <w:szCs w:val="21"/>
        </w:rPr>
        <w:t xml:space="preserve"> CQL</w:t>
      </w:r>
      <w:r w:rsidR="007E251F">
        <w:rPr>
          <w:rFonts w:ascii="Times New Roman" w:hAnsi="Times New Roman" w:cs="Times New Roman"/>
          <w:szCs w:val="21"/>
        </w:rPr>
        <w:t>’</w:t>
      </w:r>
      <w:r w:rsidRPr="00DD03A0">
        <w:rPr>
          <w:rFonts w:ascii="Times New Roman" w:hAnsi="Times New Roman" w:cs="Times New Roman"/>
          <w:szCs w:val="21"/>
        </w:rPr>
        <w:t>s strong emphasis on blood pressure and lactate mirrors the mental models that intensivists use when managing septic patients, facilitating trust and enabling effective human-AI collaboration. For example, if CQL recommends escalating vasopressor dosing, a clinician can inspect the LEG saliency scores to confirm that this recommendation is driven by low blood pressure with saliency of −40.06, providing reassurance that the AI</w:t>
      </w:r>
      <w:r w:rsidR="007E251F">
        <w:rPr>
          <w:rFonts w:ascii="Times New Roman" w:hAnsi="Times New Roman" w:cs="Times New Roman"/>
          <w:szCs w:val="21"/>
        </w:rPr>
        <w:t>’</w:t>
      </w:r>
      <w:r w:rsidRPr="00DD03A0">
        <w:rPr>
          <w:rFonts w:ascii="Times New Roman" w:hAnsi="Times New Roman" w:cs="Times New Roman"/>
          <w:szCs w:val="21"/>
        </w:rPr>
        <w:t>s reasoning aligns with clinical judgment. In contrast, DQN</w:t>
      </w:r>
      <w:r w:rsidR="007E251F">
        <w:rPr>
          <w:rFonts w:ascii="Times New Roman" w:hAnsi="Times New Roman" w:cs="Times New Roman"/>
          <w:szCs w:val="21"/>
        </w:rPr>
        <w:t>’</w:t>
      </w:r>
      <w:r w:rsidRPr="00DD03A0">
        <w:rPr>
          <w:rFonts w:ascii="Times New Roman" w:hAnsi="Times New Roman" w:cs="Times New Roman"/>
          <w:szCs w:val="21"/>
        </w:rPr>
        <w:t>s flat saliency patterns provide no such reassurance, potentially leading clinicians to distrust or override its recommendations.</w:t>
      </w:r>
    </w:p>
    <w:p w14:paraId="6507C6EE" w14:textId="64E7FAB4"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Interpretability also enhances patient safety by enabling clinicians to detect potential failure modes in AI policies. Suppose a policy begins recommending inappropriate treatment</w:t>
      </w:r>
      <w:r w:rsidR="00060A4F">
        <w:rPr>
          <w:rFonts w:ascii="Times New Roman" w:hAnsi="Times New Roman" w:cs="Times New Roman"/>
          <w:szCs w:val="21"/>
        </w:rPr>
        <w:t>,</w:t>
      </w:r>
      <w:r w:rsidRPr="00DD03A0">
        <w:rPr>
          <w:rFonts w:ascii="Times New Roman" w:hAnsi="Times New Roman" w:cs="Times New Roman"/>
          <w:szCs w:val="21"/>
        </w:rPr>
        <w:t xml:space="preserve"> such as excessive fluid administration in a patient with pulmonary edema. With CQL, clinicians can use LEG analysis to identify which features are driving the erroneous recommendation and potentially adjust the input state by correcting a mislabeled blood pressure reading or </w:t>
      </w:r>
      <w:r w:rsidR="00060A4F">
        <w:rPr>
          <w:rFonts w:ascii="Times New Roman" w:hAnsi="Times New Roman" w:cs="Times New Roman"/>
          <w:szCs w:val="21"/>
        </w:rPr>
        <w:t>overriding</w:t>
      </w:r>
      <w:r w:rsidRPr="00DD03A0">
        <w:rPr>
          <w:rFonts w:ascii="Times New Roman" w:hAnsi="Times New Roman" w:cs="Times New Roman"/>
          <w:szCs w:val="21"/>
        </w:rPr>
        <w:t xml:space="preserve"> the recommendation. With DQN, the lack of interpretable feature importance makes it nearly impossible to diagnose why the policy is failing, leaving clinicians with a binary choice: blindly trust the system or abandon it entirely. This diagnostic capability is essential for safe deployment of AI in high-stakes medical environments.</w:t>
      </w:r>
    </w:p>
    <w:p w14:paraId="7F3BC4B8" w14:textId="64B2E9F6"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Based on our findings, we propose the following guidelines for selecting RL algorithms for clinical decision support. Interpretability should be prioritized alongside performance. When multiple algorithms achieve similar outcomes, the algorithm with the strongest, most clinically coherent interpretability metrics</w:t>
      </w:r>
      <w:r w:rsidR="00060A4F">
        <w:rPr>
          <w:rFonts w:ascii="Times New Roman" w:hAnsi="Times New Roman" w:cs="Times New Roman"/>
          <w:szCs w:val="21"/>
        </w:rPr>
        <w:t>,</w:t>
      </w:r>
      <w:r w:rsidRPr="00DD03A0">
        <w:rPr>
          <w:rFonts w:ascii="Times New Roman" w:hAnsi="Times New Roman" w:cs="Times New Roman"/>
          <w:szCs w:val="21"/>
        </w:rPr>
        <w:t xml:space="preserve"> such as LEG saliency scores</w:t>
      </w:r>
      <w:r w:rsidR="00060A4F">
        <w:rPr>
          <w:rFonts w:ascii="Times New Roman" w:hAnsi="Times New Roman" w:cs="Times New Roman"/>
          <w:szCs w:val="21"/>
        </w:rPr>
        <w:t>,</w:t>
      </w:r>
      <w:r w:rsidRPr="00DD03A0">
        <w:rPr>
          <w:rFonts w:ascii="Times New Roman" w:hAnsi="Times New Roman" w:cs="Times New Roman"/>
          <w:szCs w:val="21"/>
        </w:rPr>
        <w:t xml:space="preserve"> should be selected. Conservative offline RL methods like CQL should be used as the default choice because conservatism enhances both safety by avoiding out-of-distribution actions and interpretability by biasing toward simpler, threshold-based decision rules. Unconstrained online RL methods like DQN should be avoided for clinical deployment because while such methods may perform well in simulation, their lack of interpretability renders them unsuitable for regulatory approval and clinical trust. Interpretability should be validated quantitatively using gradient-based or perturbation-based methods such as LEG and SHAP to measure feature importance and ensure that top-ranked features align with medical knowledge.</w:t>
      </w:r>
    </w:p>
    <w:p w14:paraId="32F6C972" w14:textId="01B5DE1D"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lastRenderedPageBreak/>
        <w:t>4.4 Limitations and Caveats</w:t>
      </w:r>
    </w:p>
    <w:p w14:paraId="114ECDAC" w14:textId="777777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While our study provides valuable insights into the performance-interpretability trade-off in offline RL for sepsis treatment, several limitations warrant discussion.</w:t>
      </w:r>
    </w:p>
    <w:p w14:paraId="64C9DF81" w14:textId="0B41C0CD"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A critical limitation of our study design is that DQN</w:t>
      </w:r>
      <w:r w:rsidR="007E251F">
        <w:rPr>
          <w:rFonts w:ascii="Times New Roman" w:hAnsi="Times New Roman" w:cs="Times New Roman"/>
          <w:szCs w:val="21"/>
        </w:rPr>
        <w:t>’</w:t>
      </w:r>
      <w:r w:rsidRPr="00DD03A0">
        <w:rPr>
          <w:rFonts w:ascii="Times New Roman" w:hAnsi="Times New Roman" w:cs="Times New Roman"/>
          <w:szCs w:val="21"/>
        </w:rPr>
        <w:t xml:space="preserve">s training paradigm creates ambiguity in our </w:t>
      </w:r>
      <w:r w:rsidR="00060A4F">
        <w:rPr>
          <w:rFonts w:ascii="Times New Roman" w:hAnsi="Times New Roman" w:cs="Times New Roman"/>
          <w:szCs w:val="21"/>
        </w:rPr>
        <w:t>“offline vs. online”</w:t>
      </w:r>
      <w:r w:rsidRPr="00DD03A0">
        <w:rPr>
          <w:rFonts w:ascii="Times New Roman" w:hAnsi="Times New Roman" w:cs="Times New Roman"/>
          <w:szCs w:val="21"/>
        </w:rPr>
        <w:t xml:space="preserve"> comparison. As detailed in Section 2, DQN was trained online by interacting with the Gym-Sepsis simulator for 100,000 timesteps, yet lacks both offline-specific safeguards</w:t>
      </w:r>
      <w:r w:rsidR="00060A4F">
        <w:rPr>
          <w:rFonts w:ascii="Times New Roman" w:hAnsi="Times New Roman" w:cs="Times New Roman"/>
          <w:szCs w:val="21"/>
        </w:rPr>
        <w:t>,</w:t>
      </w:r>
      <w:r w:rsidRPr="00DD03A0">
        <w:rPr>
          <w:rFonts w:ascii="Times New Roman" w:hAnsi="Times New Roman" w:cs="Times New Roman"/>
          <w:szCs w:val="21"/>
        </w:rPr>
        <w:t xml:space="preserve"> such as CQL</w:t>
      </w:r>
      <w:r w:rsidR="007E251F">
        <w:rPr>
          <w:rFonts w:ascii="Times New Roman" w:hAnsi="Times New Roman" w:cs="Times New Roman"/>
          <w:szCs w:val="21"/>
        </w:rPr>
        <w:t>’</w:t>
      </w:r>
      <w:r w:rsidRPr="00DD03A0">
        <w:rPr>
          <w:rFonts w:ascii="Times New Roman" w:hAnsi="Times New Roman" w:cs="Times New Roman"/>
          <w:szCs w:val="21"/>
        </w:rPr>
        <w:t>s conservatism penalty</w:t>
      </w:r>
      <w:r w:rsidR="00060A4F">
        <w:rPr>
          <w:rFonts w:ascii="Times New Roman" w:hAnsi="Times New Roman" w:cs="Times New Roman"/>
          <w:szCs w:val="21"/>
        </w:rPr>
        <w:t>,</w:t>
      </w:r>
      <w:r w:rsidRPr="00DD03A0">
        <w:rPr>
          <w:rFonts w:ascii="Times New Roman" w:hAnsi="Times New Roman" w:cs="Times New Roman"/>
          <w:szCs w:val="21"/>
        </w:rPr>
        <w:t xml:space="preserve"> and online-specific architectural innovations</w:t>
      </w:r>
      <w:r w:rsidR="00060A4F">
        <w:rPr>
          <w:rFonts w:ascii="Times New Roman" w:hAnsi="Times New Roman" w:cs="Times New Roman" w:hint="eastAsia"/>
          <w:szCs w:val="21"/>
        </w:rPr>
        <w:t>,</w:t>
      </w:r>
      <w:r w:rsidRPr="00DD03A0">
        <w:rPr>
          <w:rFonts w:ascii="Times New Roman" w:hAnsi="Times New Roman" w:cs="Times New Roman"/>
          <w:szCs w:val="21"/>
        </w:rPr>
        <w:t xml:space="preserve"> such as DDQN-Attention</w:t>
      </w:r>
      <w:r w:rsidR="007E251F">
        <w:rPr>
          <w:rFonts w:ascii="Times New Roman" w:hAnsi="Times New Roman" w:cs="Times New Roman"/>
          <w:szCs w:val="21"/>
        </w:rPr>
        <w:t>’</w:t>
      </w:r>
      <w:r w:rsidRPr="00DD03A0">
        <w:rPr>
          <w:rFonts w:ascii="Times New Roman" w:hAnsi="Times New Roman" w:cs="Times New Roman"/>
          <w:szCs w:val="21"/>
        </w:rPr>
        <w:t>s multi-head attention, DDQN-Residual</w:t>
      </w:r>
      <w:r w:rsidR="007E251F">
        <w:rPr>
          <w:rFonts w:ascii="Times New Roman" w:hAnsi="Times New Roman" w:cs="Times New Roman"/>
          <w:szCs w:val="21"/>
        </w:rPr>
        <w:t>’</w:t>
      </w:r>
      <w:r w:rsidRPr="00DD03A0">
        <w:rPr>
          <w:rFonts w:ascii="Times New Roman" w:hAnsi="Times New Roman" w:cs="Times New Roman"/>
          <w:szCs w:val="21"/>
        </w:rPr>
        <w:t>s skip connections, and SAC</w:t>
      </w:r>
      <w:r w:rsidR="007E251F">
        <w:rPr>
          <w:rFonts w:ascii="Times New Roman" w:hAnsi="Times New Roman" w:cs="Times New Roman"/>
          <w:szCs w:val="21"/>
        </w:rPr>
        <w:t>’</w:t>
      </w:r>
      <w:r w:rsidRPr="00DD03A0">
        <w:rPr>
          <w:rFonts w:ascii="Times New Roman" w:hAnsi="Times New Roman" w:cs="Times New Roman"/>
          <w:szCs w:val="21"/>
        </w:rPr>
        <w:t>s entropy regularization. This creates a confound. We cannot cleanly attribute DQN</w:t>
      </w:r>
      <w:r w:rsidR="007E251F">
        <w:rPr>
          <w:rFonts w:ascii="Times New Roman" w:hAnsi="Times New Roman" w:cs="Times New Roman"/>
          <w:szCs w:val="21"/>
        </w:rPr>
        <w:t>’</w:t>
      </w:r>
      <w:r w:rsidRPr="00DD03A0">
        <w:rPr>
          <w:rFonts w:ascii="Times New Roman" w:hAnsi="Times New Roman" w:cs="Times New Roman"/>
          <w:szCs w:val="21"/>
        </w:rPr>
        <w:t xml:space="preserve">s poor interpretability with </w:t>
      </w:r>
      <w:r w:rsidR="00060A4F">
        <w:rPr>
          <w:rFonts w:ascii="Times New Roman" w:hAnsi="Times New Roman" w:cs="Times New Roman"/>
          <w:szCs w:val="21"/>
        </w:rPr>
        <w:t xml:space="preserve">a </w:t>
      </w:r>
      <w:r w:rsidRPr="00DD03A0">
        <w:rPr>
          <w:rFonts w:ascii="Times New Roman" w:hAnsi="Times New Roman" w:cs="Times New Roman"/>
          <w:szCs w:val="21"/>
        </w:rPr>
        <w:t xml:space="preserve">maximum saliency of 0.069, which is </w:t>
      </w:r>
      <w:r w:rsidR="0019078A">
        <w:rPr>
          <w:rFonts w:ascii="Times New Roman" w:hAnsi="Times New Roman" w:cs="Times New Roman" w:hint="eastAsia"/>
          <w:szCs w:val="21"/>
        </w:rPr>
        <w:t>580</w:t>
      </w:r>
      <w:r w:rsidRPr="00DD03A0">
        <w:rPr>
          <w:rFonts w:ascii="Times New Roman" w:hAnsi="Times New Roman" w:cs="Times New Roman"/>
          <w:szCs w:val="21"/>
        </w:rPr>
        <w:t>-fold weaker than CQL, and inferior high-SOFA performance at 84.3% survival vs. 88.5% for CQL and 90.5% for DDQN-Attention to either the absence of offline conservatism, the absence of architectural sophistication, or an interaction between training paradigm and network design.</w:t>
      </w:r>
    </w:p>
    <w:p w14:paraId="4BE08044" w14:textId="0F5205C5"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From our results, we can conclude that CQL achieves superior interpretability and competitive performance when trained offline with conservatism. DDQN-Attention/Residual and SAC achieve marginally better survival when trained online with architectural enhancements</w:t>
      </w:r>
      <w:r w:rsidR="00060A4F">
        <w:rPr>
          <w:rFonts w:ascii="Times New Roman" w:hAnsi="Times New Roman" w:cs="Times New Roman"/>
          <w:szCs w:val="21"/>
        </w:rPr>
        <w:t>,</w:t>
      </w:r>
      <w:r w:rsidRPr="00DD03A0">
        <w:rPr>
          <w:rFonts w:ascii="Times New Roman" w:hAnsi="Times New Roman" w:cs="Times New Roman"/>
          <w:szCs w:val="21"/>
        </w:rPr>
        <w:t xml:space="preserve"> but with 11-fold weaker interpretability than CQL. Vanilla DQN performs poorly on both dimensions when trained online without enhancements. However, we cannot conclusively determine whether DQN</w:t>
      </w:r>
      <w:r w:rsidR="007E251F">
        <w:rPr>
          <w:rFonts w:ascii="Times New Roman" w:hAnsi="Times New Roman" w:cs="Times New Roman"/>
          <w:szCs w:val="21"/>
        </w:rPr>
        <w:t>’</w:t>
      </w:r>
      <w:r w:rsidRPr="00DD03A0">
        <w:rPr>
          <w:rFonts w:ascii="Times New Roman" w:hAnsi="Times New Roman" w:cs="Times New Roman"/>
          <w:szCs w:val="21"/>
        </w:rPr>
        <w:t>s failures stem from its online training exploring suboptimal regions of the state-action space or its vanilla architecture lacking regularization mechanisms. A proper ablation study would require training DQN offline on the same 2,105-episode dataset with approximately 20K transitions used by BC and CQL, isolating the effect of training paradigm from architecture.</w:t>
      </w:r>
    </w:p>
    <w:p w14:paraId="3108796D" w14:textId="46FCC67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Despite this ambiguity, our practical recommendation remains clear. For clinical deployment, both offline training to avoid patient risk during learning and conservative constraints to ensure interpretable, safe policies are essential. DQN</w:t>
      </w:r>
      <w:r w:rsidR="007E251F">
        <w:rPr>
          <w:rFonts w:ascii="Times New Roman" w:hAnsi="Times New Roman" w:cs="Times New Roman"/>
          <w:szCs w:val="21"/>
        </w:rPr>
        <w:t>’</w:t>
      </w:r>
      <w:r w:rsidRPr="00DD03A0">
        <w:rPr>
          <w:rFonts w:ascii="Times New Roman" w:hAnsi="Times New Roman" w:cs="Times New Roman"/>
          <w:szCs w:val="21"/>
        </w:rPr>
        <w:t>s dual deficiencies of online training requirement and poor interpretability render it unsuitable regardless of which factor is causally dominant. Future work should compare truly offline-trained DQN with CQL to isolate the value of conservatism within the offline paradigm, enabling sharper mechanistic conclusions about what drives interpretability.</w:t>
      </w:r>
    </w:p>
    <w:p w14:paraId="50323F6E" w14:textId="5D470318"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A methodological limitation of our evaluation is that each algorithm was evaluated on an independently sampled set of 500 episodes from the MIMIC-</w:t>
      </w:r>
      <w:r w:rsidR="00D46452">
        <w:rPr>
          <w:rFonts w:ascii="Times New Roman" w:hAnsi="Times New Roman" w:cs="Times New Roman"/>
          <w:szCs w:val="21"/>
        </w:rPr>
        <w:t>Ⅲ</w:t>
      </w:r>
      <w:r w:rsidRPr="00DD03A0">
        <w:rPr>
          <w:rFonts w:ascii="Times New Roman" w:hAnsi="Times New Roman" w:cs="Times New Roman"/>
          <w:szCs w:val="21"/>
        </w:rPr>
        <w:t>-derived starting state distribution, rather than on identical patient trajectories. This resulted in different SOFA-stratified sample sizes across algorithms, with 185 high-SOFA patients for DQN, 191 for CQL, and 211 for BC, reflecting the stochastic episode initialization process. While all algorithms were evaluated using the same simulator and sampling distribution, the specific patient cases differed between algorithms, precluding direct patient-level comparisons. However, with 500 episodes per algorithm, a sample size substantially larger than typical clinical trials, performance metrics should converge to distribution-level expectations. The observed performance differences with survival rates spanning 94.0% to 95.4%, a 1.4 percentage point range, are consistent with both genuine algorithmic differences and expected sampling variability from independent 500-episode draws. Formal statistical testing</w:t>
      </w:r>
      <w:r w:rsidR="00060A4F">
        <w:rPr>
          <w:rFonts w:ascii="Times New Roman" w:hAnsi="Times New Roman" w:cs="Times New Roman"/>
          <w:szCs w:val="21"/>
        </w:rPr>
        <w:t>,</w:t>
      </w:r>
      <w:r w:rsidRPr="00DD03A0">
        <w:rPr>
          <w:rFonts w:ascii="Times New Roman" w:hAnsi="Times New Roman" w:cs="Times New Roman"/>
          <w:szCs w:val="21"/>
        </w:rPr>
        <w:t xml:space="preserve"> such as permutation tests or bootstrapped confidence intervals</w:t>
      </w:r>
      <w:r w:rsidR="00060A4F">
        <w:rPr>
          <w:rFonts w:ascii="Times New Roman" w:hAnsi="Times New Roman" w:cs="Times New Roman"/>
          <w:szCs w:val="21"/>
        </w:rPr>
        <w:t>,</w:t>
      </w:r>
      <w:r w:rsidRPr="00DD03A0">
        <w:rPr>
          <w:rFonts w:ascii="Times New Roman" w:hAnsi="Times New Roman" w:cs="Times New Roman"/>
          <w:szCs w:val="21"/>
        </w:rPr>
        <w:t xml:space="preserve"> could quantify uncertainty but was not performed in this study. Future work should implement fixed-seed evaluation protocols to enable exact pairwise comparisons and stronger claims about relative </w:t>
      </w:r>
      <w:r w:rsidRPr="00DD03A0">
        <w:rPr>
          <w:rFonts w:ascii="Times New Roman" w:hAnsi="Times New Roman" w:cs="Times New Roman"/>
          <w:szCs w:val="21"/>
        </w:rPr>
        <w:lastRenderedPageBreak/>
        <w:t>performance. Nonetheless, our primary conclusions that CQL achieves substantially stronger interpretability at 40.06 vs. 0.069</w:t>
      </w:r>
      <w:r w:rsidR="00060A4F" w:rsidRPr="00060A4F">
        <w:rPr>
          <w:rFonts w:ascii="Times New Roman" w:hAnsi="Times New Roman" w:cs="Times New Roman"/>
          <w:szCs w:val="21"/>
        </w:rPr>
        <w:t>–</w:t>
      </w:r>
      <w:r w:rsidRPr="00DD03A0">
        <w:rPr>
          <w:rFonts w:ascii="Times New Roman" w:hAnsi="Times New Roman" w:cs="Times New Roman"/>
          <w:szCs w:val="21"/>
        </w:rPr>
        <w:t>3.57 max saliency while maintaining competitive survival rates remain robust to this limitation, as the interpretability differences span 3 orders of magnitude and are unlikely to be explained by episode sampling variance.</w:t>
      </w:r>
    </w:p>
    <w:p w14:paraId="615F1705" w14:textId="7BECE4F5"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evaluation is conducted entirely within the gym-sepsis simulation environment, which, while trained on real MIMIC-</w:t>
      </w:r>
      <w:r w:rsidR="00D46452">
        <w:rPr>
          <w:rFonts w:ascii="Times New Roman" w:hAnsi="Times New Roman" w:cs="Times New Roman"/>
          <w:szCs w:val="21"/>
        </w:rPr>
        <w:t>Ⅲ</w:t>
      </w:r>
      <w:r w:rsidRPr="00DD03A0">
        <w:rPr>
          <w:rFonts w:ascii="Times New Roman" w:hAnsi="Times New Roman" w:cs="Times New Roman"/>
          <w:szCs w:val="21"/>
        </w:rPr>
        <w:t xml:space="preserve"> patient data, remains an imperfect approximation of true ICU dynamics. This sim-to-real gap introduces several sources of uncertainty. The simulator</w:t>
      </w:r>
      <w:r w:rsidR="007E251F">
        <w:rPr>
          <w:rFonts w:ascii="Times New Roman" w:hAnsi="Times New Roman" w:cs="Times New Roman"/>
          <w:szCs w:val="21"/>
        </w:rPr>
        <w:t>’</w:t>
      </w:r>
      <w:r w:rsidRPr="00DD03A0">
        <w:rPr>
          <w:rFonts w:ascii="Times New Roman" w:hAnsi="Times New Roman" w:cs="Times New Roman"/>
          <w:szCs w:val="21"/>
        </w:rPr>
        <w:t>s transition dynamics and outcome model are learned from observational data, which may not accurately capture causal relationships between treatments and outcomes. For example, the simulator might overestimate treatment benefits if sicker patients received more aggressive care in the training data. A striking illustration of this limitation is that the random policy achieves 95.0% survival, matching or exceeding several trained policies</w:t>
      </w:r>
      <w:r w:rsidR="00060A4F">
        <w:rPr>
          <w:rFonts w:ascii="Times New Roman" w:hAnsi="Times New Roman" w:cs="Times New Roman"/>
          <w:szCs w:val="21"/>
        </w:rPr>
        <w:t>,</w:t>
      </w:r>
      <w:r w:rsidRPr="00DD03A0">
        <w:rPr>
          <w:rFonts w:ascii="Times New Roman" w:hAnsi="Times New Roman" w:cs="Times New Roman"/>
          <w:szCs w:val="21"/>
        </w:rPr>
        <w:t xml:space="preserve"> including the guideline-based heuristic at 94.6%, BC at 94.2%, and CQL at 94.0%. This counterintuitive result suggests the simulator</w:t>
      </w:r>
      <w:r w:rsidR="007E251F">
        <w:rPr>
          <w:rFonts w:ascii="Times New Roman" w:hAnsi="Times New Roman" w:cs="Times New Roman"/>
          <w:szCs w:val="21"/>
        </w:rPr>
        <w:t>’</w:t>
      </w:r>
      <w:r w:rsidRPr="00DD03A0">
        <w:rPr>
          <w:rFonts w:ascii="Times New Roman" w:hAnsi="Times New Roman" w:cs="Times New Roman"/>
          <w:szCs w:val="21"/>
        </w:rPr>
        <w:t>s outcome model is largely insensitive to treatment choices, likely because the underlying MIMIC-</w:t>
      </w:r>
      <w:r w:rsidR="00D46452">
        <w:rPr>
          <w:rFonts w:ascii="Times New Roman" w:hAnsi="Times New Roman" w:cs="Times New Roman"/>
          <w:szCs w:val="21"/>
        </w:rPr>
        <w:t>Ⅲ</w:t>
      </w:r>
      <w:r w:rsidRPr="00DD03A0">
        <w:rPr>
          <w:rFonts w:ascii="Times New Roman" w:hAnsi="Times New Roman" w:cs="Times New Roman"/>
          <w:szCs w:val="21"/>
        </w:rPr>
        <w:t xml:space="preserve"> data reflects a population where most patients survived regardless of the specific treatments they received. The simulator may have learned to predict survival based primarily on patient characteristics rather than treatment actions, effectively decoupling outcomes from interventions. This does not imply that treatment is clinically irrelevant; real sepsis outcomes depend critically on timely, appropriate interventions. Rather, it highlights that our simulator cannot reliably distinguish good from bad treatment policies based on survival alone, potentially masking performance differences that would emerge in practice. Offline policy evaluation within a simulator compounds these uncertainties because our survival estimates reflect how policies perform in a model of reality, not reality itself. While offline policy evaluation is standard practice in offline RL research,</w:t>
      </w:r>
      <w:r w:rsidRPr="00DD03A0">
        <w:rPr>
          <w:rFonts w:ascii="Times New Roman" w:hAnsi="Times New Roman" w:cs="Times New Roman"/>
          <w:szCs w:val="21"/>
          <w:vertAlign w:val="superscript"/>
        </w:rPr>
        <w:t>15</w:t>
      </w:r>
      <w:r w:rsidRPr="00DD03A0">
        <w:rPr>
          <w:rFonts w:ascii="Times New Roman" w:hAnsi="Times New Roman" w:cs="Times New Roman"/>
          <w:szCs w:val="21"/>
        </w:rPr>
        <w:t xml:space="preserve"> bridging this gap requires prospective evaluation methods such as off-policy evaluation on real-world EHR data, semi-synthetic benchmarks that combine real data with learned dynamics, or ultimately</w:t>
      </w:r>
      <w:r w:rsidR="00060A4F">
        <w:rPr>
          <w:rFonts w:ascii="Times New Roman" w:hAnsi="Times New Roman" w:cs="Times New Roman"/>
          <w:szCs w:val="21"/>
        </w:rPr>
        <w:t>,</w:t>
      </w:r>
      <w:r w:rsidRPr="00DD03A0">
        <w:rPr>
          <w:rFonts w:ascii="Times New Roman" w:hAnsi="Times New Roman" w:cs="Times New Roman"/>
          <w:szCs w:val="21"/>
        </w:rPr>
        <w:t xml:space="preserve"> prospective clinical trials. Our results should therefore be interpreted as a proof-of-concept demonstrating relative interpretability differences across algorithms rather than definitive evidence of clinical superiority.</w:t>
      </w:r>
    </w:p>
    <w:p w14:paraId="48C0710B" w14:textId="6D3318DB" w:rsidR="00CD4A95" w:rsidRPr="00DD03A0" w:rsidRDefault="00CD4A95" w:rsidP="00E4706F">
      <w:pPr>
        <w:rPr>
          <w:rFonts w:ascii="Times New Roman" w:hAnsi="Times New Roman" w:cs="Times New Roman"/>
          <w:szCs w:val="21"/>
        </w:rPr>
      </w:pPr>
      <w:r w:rsidRPr="00DD03A0">
        <w:rPr>
          <w:rFonts w:ascii="Times New Roman" w:hAnsi="Times New Roman" w:cs="Times New Roman"/>
          <w:szCs w:val="21"/>
        </w:rPr>
        <w:t xml:space="preserve">Our sparse terminal reward of +15 for survival, </w:t>
      </w:r>
      <w:r w:rsidR="00060A4F" w:rsidRPr="00060A4F">
        <w:rPr>
          <w:rFonts w:ascii="Times New Roman" w:hAnsi="Times New Roman" w:cs="Times New Roman"/>
          <w:szCs w:val="21"/>
        </w:rPr>
        <w:t>−</w:t>
      </w:r>
      <w:r w:rsidRPr="00DD03A0">
        <w:rPr>
          <w:rFonts w:ascii="Times New Roman" w:hAnsi="Times New Roman" w:cs="Times New Roman"/>
          <w:szCs w:val="21"/>
        </w:rPr>
        <w:t>15 for death, and 0 for intermediate steps captures the primary clinical objective of patient survival but oversimplifies the multifaceted goals of sepsis management. This reward design does not account for intermediate treatment costs such as medication side effects and ICU resource utilization, long-term quality of life such as cognitive impairment or organ damage post-discharge, or clinician workload. Consequently, our learned policies may recommend treatment sequences that maximize short-term survival at the expense of these unmodeled factors. For example, a policy might aggressively administer vasopressors to maintain blood pressure, potentially increasing survival but causing downstream cardiac complications. Future work should explore shaped reward functions that incorporate domain knowledge about acceptable treatment trade-offs, though designing such rewards without introducing unintended biases remains a significant challenge. The interpretability advantages of CQL observed under our sparse reward may or may not generalize to more complex reward structures.</w:t>
      </w:r>
    </w:p>
    <w:p w14:paraId="164F90BF" w14:textId="748E2E32"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LEG interpretability analysis relies on local linear approximations of the Q-function, which may not fully capture non-linear interactions among features. For DQN, the weak saliency scores may partially reflect LEG</w:t>
      </w:r>
      <w:r w:rsidR="007E251F">
        <w:rPr>
          <w:rFonts w:ascii="Times New Roman" w:hAnsi="Times New Roman" w:cs="Times New Roman"/>
          <w:szCs w:val="21"/>
        </w:rPr>
        <w:t>’</w:t>
      </w:r>
      <w:r w:rsidRPr="00DD03A0">
        <w:rPr>
          <w:rFonts w:ascii="Times New Roman" w:hAnsi="Times New Roman" w:cs="Times New Roman"/>
          <w:szCs w:val="21"/>
        </w:rPr>
        <w:t>s inability to detect non-linear feature importance rather than a true lack of interpretability. Alternative interpretability methods, such as SHAP values</w:t>
      </w:r>
      <w:r w:rsidRPr="00DD03A0">
        <w:rPr>
          <w:rFonts w:ascii="Times New Roman" w:hAnsi="Times New Roman" w:cs="Times New Roman"/>
          <w:szCs w:val="21"/>
          <w:vertAlign w:val="superscript"/>
        </w:rPr>
        <w:t>32</w:t>
      </w:r>
      <w:r w:rsidR="00060A4F" w:rsidRPr="00060A4F">
        <w:rPr>
          <w:rFonts w:ascii="Times New Roman" w:hAnsi="Times New Roman" w:cs="Times New Roman"/>
          <w:szCs w:val="21"/>
        </w:rPr>
        <w:t>,</w:t>
      </w:r>
      <w:r w:rsidRPr="00DD03A0">
        <w:rPr>
          <w:rFonts w:ascii="Times New Roman" w:hAnsi="Times New Roman" w:cs="Times New Roman"/>
          <w:szCs w:val="21"/>
        </w:rPr>
        <w:t xml:space="preserve"> which account </w:t>
      </w:r>
      <w:r w:rsidRPr="00DD03A0">
        <w:rPr>
          <w:rFonts w:ascii="Times New Roman" w:hAnsi="Times New Roman" w:cs="Times New Roman"/>
          <w:szCs w:val="21"/>
        </w:rPr>
        <w:lastRenderedPageBreak/>
        <w:t xml:space="preserve">for feature interactions via Shapley values or attention-based mechanisms </w:t>
      </w:r>
      <w:r w:rsidR="00060A4F">
        <w:rPr>
          <w:rFonts w:ascii="Times New Roman" w:hAnsi="Times New Roman" w:cs="Times New Roman"/>
          <w:szCs w:val="21"/>
        </w:rPr>
        <w:t>that</w:t>
      </w:r>
      <w:r w:rsidRPr="00DD03A0">
        <w:rPr>
          <w:rFonts w:ascii="Times New Roman" w:hAnsi="Times New Roman" w:cs="Times New Roman"/>
          <w:szCs w:val="21"/>
        </w:rPr>
        <w:t xml:space="preserve"> explicitly model feature weighting, might reveal additional structure in DQN</w:t>
      </w:r>
      <w:r w:rsidR="007E251F">
        <w:rPr>
          <w:rFonts w:ascii="Times New Roman" w:hAnsi="Times New Roman" w:cs="Times New Roman"/>
          <w:szCs w:val="21"/>
        </w:rPr>
        <w:t>’</w:t>
      </w:r>
      <w:r w:rsidRPr="00DD03A0">
        <w:rPr>
          <w:rFonts w:ascii="Times New Roman" w:hAnsi="Times New Roman" w:cs="Times New Roman"/>
          <w:szCs w:val="21"/>
        </w:rPr>
        <w:t xml:space="preserve">s decision-making. However, the </w:t>
      </w:r>
      <w:r w:rsidR="0019078A">
        <w:rPr>
          <w:rFonts w:ascii="Times New Roman" w:hAnsi="Times New Roman" w:cs="Times New Roman" w:hint="eastAsia"/>
          <w:szCs w:val="21"/>
        </w:rPr>
        <w:t>580</w:t>
      </w:r>
      <w:r w:rsidRPr="00DD03A0">
        <w:rPr>
          <w:rFonts w:ascii="Times New Roman" w:hAnsi="Times New Roman" w:cs="Times New Roman"/>
          <w:szCs w:val="21"/>
        </w:rPr>
        <w:t>-fold difference in saliency magnitude is unlikely to be solely attributable to methodological limitations, as even non-linear interpretability methods typically produce some non-zero importance scores for relevant features.</w:t>
      </w:r>
    </w:p>
    <w:p w14:paraId="4F58309C" w14:textId="7D3D539F" w:rsidR="00CD4A95" w:rsidRPr="00DD03A0" w:rsidRDefault="00CD4A95" w:rsidP="00D266D1">
      <w:pPr>
        <w:ind w:firstLineChars="200" w:firstLine="420"/>
        <w:rPr>
          <w:rFonts w:ascii="Times New Roman" w:hAnsi="Times New Roman" w:cs="Times New Roman"/>
          <w:szCs w:val="21"/>
        </w:rPr>
      </w:pPr>
      <w:r w:rsidRPr="00DD03A0">
        <w:rPr>
          <w:rFonts w:ascii="Times New Roman" w:hAnsi="Times New Roman" w:cs="Times New Roman"/>
          <w:szCs w:val="21"/>
        </w:rPr>
        <w:t>Our study focuses on 3 specific offline RL algorithms</w:t>
      </w:r>
      <w:r w:rsidR="00060A4F">
        <w:rPr>
          <w:rFonts w:ascii="Times New Roman" w:hAnsi="Times New Roman" w:cs="Times New Roman"/>
          <w:szCs w:val="21"/>
        </w:rPr>
        <w:t>,</w:t>
      </w:r>
      <w:r w:rsidRPr="00DD03A0">
        <w:rPr>
          <w:rFonts w:ascii="Times New Roman" w:hAnsi="Times New Roman" w:cs="Times New Roman"/>
          <w:szCs w:val="21"/>
        </w:rPr>
        <w:t xml:space="preserve"> including BC, CQL, and DQN</w:t>
      </w:r>
      <w:r w:rsidR="00060A4F">
        <w:rPr>
          <w:rFonts w:ascii="Times New Roman" w:hAnsi="Times New Roman" w:cs="Times New Roman"/>
          <w:szCs w:val="21"/>
        </w:rPr>
        <w:t>,</w:t>
      </w:r>
      <w:r w:rsidRPr="00DD03A0">
        <w:rPr>
          <w:rFonts w:ascii="Times New Roman" w:hAnsi="Times New Roman" w:cs="Times New Roman"/>
          <w:szCs w:val="21"/>
        </w:rPr>
        <w:t xml:space="preserve"> and does not explore other promising methods</w:t>
      </w:r>
      <w:r w:rsidR="00060A4F">
        <w:rPr>
          <w:rFonts w:ascii="Times New Roman" w:hAnsi="Times New Roman" w:cs="Times New Roman" w:hint="eastAsia"/>
          <w:szCs w:val="21"/>
        </w:rPr>
        <w:t>,</w:t>
      </w:r>
      <w:r w:rsidRPr="00DD03A0">
        <w:rPr>
          <w:rFonts w:ascii="Times New Roman" w:hAnsi="Times New Roman" w:cs="Times New Roman"/>
          <w:szCs w:val="21"/>
        </w:rPr>
        <w:t xml:space="preserve"> such as Implicit Q-Learning</w:t>
      </w:r>
      <w:r w:rsidR="00060A4F" w:rsidRPr="00DD03A0">
        <w:rPr>
          <w:rFonts w:ascii="Times New Roman" w:hAnsi="Times New Roman" w:cs="Times New Roman"/>
          <w:szCs w:val="21"/>
          <w:vertAlign w:val="superscript"/>
        </w:rPr>
        <w:t>33</w:t>
      </w:r>
      <w:r w:rsidRPr="00DD03A0">
        <w:rPr>
          <w:rFonts w:ascii="Times New Roman" w:hAnsi="Times New Roman" w:cs="Times New Roman"/>
          <w:szCs w:val="21"/>
        </w:rPr>
        <w:t>, Decision Transformer</w:t>
      </w:r>
      <w:r w:rsidR="00060A4F" w:rsidRPr="00DD03A0">
        <w:rPr>
          <w:rFonts w:ascii="Times New Roman" w:hAnsi="Times New Roman" w:cs="Times New Roman"/>
          <w:szCs w:val="21"/>
          <w:vertAlign w:val="superscript"/>
        </w:rPr>
        <w:t>34</w:t>
      </w:r>
      <w:r w:rsidRPr="00DD03A0">
        <w:rPr>
          <w:rFonts w:ascii="Times New Roman" w:hAnsi="Times New Roman" w:cs="Times New Roman"/>
          <w:szCs w:val="21"/>
        </w:rPr>
        <w:t xml:space="preserve">, or model-based offline RL. These methods may offer different performance-interpretability trade-offs, and future work should extend our LEG analysis framework to a broader set of algorithms. Additionally, our choice of CQL hyperparameters with </w:t>
      </w:r>
      <w:r w:rsidRPr="00060A4F">
        <w:rPr>
          <w:rFonts w:ascii="Times New Roman" w:hAnsi="Times New Roman" w:cs="Times New Roman"/>
          <w:i/>
          <w:iCs/>
          <w:szCs w:val="21"/>
        </w:rPr>
        <w:t>α</w:t>
      </w:r>
      <w:r w:rsidRPr="00DD03A0">
        <w:rPr>
          <w:rFonts w:ascii="Times New Roman" w:hAnsi="Times New Roman" w:cs="Times New Roman"/>
          <w:szCs w:val="21"/>
        </w:rPr>
        <w:t xml:space="preserve"> = 1.0 follows default recommendations in the d3rlpy library but may not be optimal for interpretability. Systematic tuning of α to maximize both performance and interpretability could further improve CQL</w:t>
      </w:r>
      <w:r w:rsidR="007E251F">
        <w:rPr>
          <w:rFonts w:ascii="Times New Roman" w:hAnsi="Times New Roman" w:cs="Times New Roman"/>
          <w:szCs w:val="21"/>
        </w:rPr>
        <w:t>’</w:t>
      </w:r>
      <w:r w:rsidRPr="00DD03A0">
        <w:rPr>
          <w:rFonts w:ascii="Times New Roman" w:hAnsi="Times New Roman" w:cs="Times New Roman"/>
          <w:szCs w:val="21"/>
        </w:rPr>
        <w:t>s clinical suitability.</w:t>
      </w:r>
    </w:p>
    <w:p w14:paraId="0F3179A9" w14:textId="34BDFABE"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evaluation uses a relatively small sample of 10 states per algorithm for LEG analysis, selected uniformly across SOFA severity levels. While these states were chosen to be representative, a more comprehensive analysis covering hundreds of states across diverse patient subpopulations stratified by age, comorbidities, and infection source would strengthen confidence in the generalizability of our interpretability findings. Additionally, our interpretability assessment focuses on feature importance as measured by saliency but does not address other dimensions of interpretability</w:t>
      </w:r>
      <w:r w:rsidR="00060A4F">
        <w:rPr>
          <w:rFonts w:ascii="Times New Roman" w:hAnsi="Times New Roman" w:cs="Times New Roman"/>
          <w:szCs w:val="21"/>
        </w:rPr>
        <w:t>,</w:t>
      </w:r>
      <w:r w:rsidRPr="00DD03A0">
        <w:rPr>
          <w:rFonts w:ascii="Times New Roman" w:hAnsi="Times New Roman" w:cs="Times New Roman"/>
          <w:szCs w:val="21"/>
        </w:rPr>
        <w:t xml:space="preserve"> such as action consistency, meaning whether the policy makes similar decisions in similar states, or counterfactual reasoning, meaning what would happen if a specific feature were different. Future work should incorporate these additional interpretability criteria for a more holistic evaluation.</w:t>
      </w:r>
    </w:p>
    <w:p w14:paraId="5BBE4143" w14:textId="777777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Our study does not address the important question of how interpretability affects clinical outcomes when AI recommendations are actually deployed. It is possible that highly interpretable policies like CQL improve clinician trust and adoption, leading to better adherence and ultimately better patient outcomes. Alternatively, interpretability might have little impact on outcomes if clinicians override AI recommendations regardless of transparency. Prospective human-in-the-loop studies, where clinicians interact with CQL and DQN policies in simulated or real clinical scenarios, are needed to assess the causal effect of interpretability on decision-making and patient safety.</w:t>
      </w:r>
    </w:p>
    <w:p w14:paraId="59F5E134" w14:textId="2321436F" w:rsidR="00CD4A95" w:rsidRPr="00060A4F" w:rsidRDefault="00CD4A95" w:rsidP="00E4706F">
      <w:pPr>
        <w:pStyle w:val="2"/>
        <w:spacing w:beforeLines="50" w:before="156" w:afterLines="50" w:after="156" w:line="240" w:lineRule="auto"/>
        <w:rPr>
          <w:rFonts w:cs="Times New Roman"/>
          <w:szCs w:val="28"/>
        </w:rPr>
      </w:pPr>
      <w:r w:rsidRPr="00060A4F">
        <w:rPr>
          <w:rFonts w:cs="Times New Roman"/>
          <w:szCs w:val="28"/>
        </w:rPr>
        <w:t>4.5 Future Directions</w:t>
      </w:r>
    </w:p>
    <w:p w14:paraId="0BF1402D" w14:textId="2FD58595"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Our work opens several promising avenues for future research. Extending our evaluation to real-world clinical data is critical. Prospective evaluation using real-world EHR data from multi-center ICU cohorts such as the </w:t>
      </w:r>
      <w:proofErr w:type="spellStart"/>
      <w:r w:rsidRPr="00DD03A0">
        <w:rPr>
          <w:rFonts w:ascii="Times New Roman" w:hAnsi="Times New Roman" w:cs="Times New Roman"/>
          <w:szCs w:val="21"/>
        </w:rPr>
        <w:t>eICU</w:t>
      </w:r>
      <w:proofErr w:type="spellEnd"/>
      <w:r w:rsidRPr="00DD03A0">
        <w:rPr>
          <w:rFonts w:ascii="Times New Roman" w:hAnsi="Times New Roman" w:cs="Times New Roman"/>
          <w:szCs w:val="21"/>
        </w:rPr>
        <w:t xml:space="preserve"> Collaborative Research Database</w:t>
      </w:r>
      <w:r w:rsidRPr="00DD03A0">
        <w:rPr>
          <w:rFonts w:ascii="Times New Roman" w:hAnsi="Times New Roman" w:cs="Times New Roman"/>
          <w:szCs w:val="21"/>
          <w:vertAlign w:val="superscript"/>
        </w:rPr>
        <w:t>35</w:t>
      </w:r>
      <w:r w:rsidRPr="00DD03A0">
        <w:rPr>
          <w:rFonts w:ascii="Times New Roman" w:hAnsi="Times New Roman" w:cs="Times New Roman"/>
          <w:szCs w:val="21"/>
        </w:rPr>
        <w:t xml:space="preserve"> would validate whether offline RL</w:t>
      </w:r>
      <w:r w:rsidR="007E251F">
        <w:rPr>
          <w:rFonts w:ascii="Times New Roman" w:hAnsi="Times New Roman" w:cs="Times New Roman"/>
          <w:szCs w:val="21"/>
        </w:rPr>
        <w:t>’</w:t>
      </w:r>
      <w:r w:rsidRPr="00DD03A0">
        <w:rPr>
          <w:rFonts w:ascii="Times New Roman" w:hAnsi="Times New Roman" w:cs="Times New Roman"/>
          <w:szCs w:val="21"/>
        </w:rPr>
        <w:t>s interpretability advantages and comparable performance to online methods persist in diverse clinical settings with varying patient populations and treatment protocols.</w:t>
      </w:r>
    </w:p>
    <w:p w14:paraId="10C4BC4B" w14:textId="77777777"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t>Investigating the causal relationship between interpretability and clinical outcomes through randomized human-in-the-loop experiments is essential. Such studies would randomize clinicians to receive recommendations from high-interpretability algorithms like CQL or low-interpretability algorithms like DQN and measure differences in recommendation adherence, decision-making time, and patient outcomes. If interpretability causally improves clinician trust and decision quality, this would provide strong evidence for prioritizing interpretable offline RL algorithms in clinical AI development.</w:t>
      </w:r>
    </w:p>
    <w:p w14:paraId="2E7C0E58" w14:textId="0A510644" w:rsidR="00CD4A95" w:rsidRPr="00DD03A0" w:rsidRDefault="00CD4A95" w:rsidP="00E4706F">
      <w:pPr>
        <w:ind w:firstLineChars="200" w:firstLine="420"/>
        <w:rPr>
          <w:rFonts w:ascii="Times New Roman" w:hAnsi="Times New Roman" w:cs="Times New Roman"/>
          <w:szCs w:val="21"/>
        </w:rPr>
      </w:pPr>
      <w:r w:rsidRPr="00DD03A0">
        <w:rPr>
          <w:rFonts w:ascii="Times New Roman" w:hAnsi="Times New Roman" w:cs="Times New Roman"/>
          <w:szCs w:val="21"/>
        </w:rPr>
        <w:lastRenderedPageBreak/>
        <w:t>Extending outcome metrics beyond acute survival to include long-term neurological sequelae represents a critical frontier for sepsis RL research. Beyond its immediate life-threatening effects, sepsis has profound implications for long-term neurological health through mechanisms including blood-brain barrier disruption</w:t>
      </w:r>
      <w:r w:rsidR="00060A4F" w:rsidRPr="00DD03A0">
        <w:rPr>
          <w:rFonts w:ascii="Times New Roman" w:hAnsi="Times New Roman" w:cs="Times New Roman"/>
          <w:szCs w:val="21"/>
          <w:vertAlign w:val="superscript"/>
        </w:rPr>
        <w:t>7</w:t>
      </w:r>
      <w:r w:rsidRPr="00DD03A0">
        <w:rPr>
          <w:rFonts w:ascii="Times New Roman" w:hAnsi="Times New Roman" w:cs="Times New Roman"/>
          <w:szCs w:val="21"/>
        </w:rPr>
        <w:t>, microglial activation and oxidative stress</w:t>
      </w:r>
      <w:r w:rsidR="00060A4F" w:rsidRPr="00DD03A0">
        <w:rPr>
          <w:rFonts w:ascii="Times New Roman" w:hAnsi="Times New Roman" w:cs="Times New Roman"/>
          <w:szCs w:val="21"/>
          <w:vertAlign w:val="superscript"/>
        </w:rPr>
        <w:t>8</w:t>
      </w:r>
      <w:r w:rsidRPr="00DD03A0">
        <w:rPr>
          <w:rFonts w:ascii="Times New Roman" w:hAnsi="Times New Roman" w:cs="Times New Roman"/>
          <w:szCs w:val="21"/>
        </w:rPr>
        <w:t>, and accelerated neurodegenerative processes in vulnerable populations.</w:t>
      </w:r>
      <w:r w:rsidRPr="00DD03A0">
        <w:rPr>
          <w:rFonts w:ascii="Times New Roman" w:hAnsi="Times New Roman" w:cs="Times New Roman"/>
          <w:szCs w:val="21"/>
          <w:vertAlign w:val="superscript"/>
        </w:rPr>
        <w:t>9</w:t>
      </w:r>
      <w:r w:rsidRPr="00DD03A0">
        <w:rPr>
          <w:rFonts w:ascii="Times New Roman" w:hAnsi="Times New Roman" w:cs="Times New Roman"/>
          <w:szCs w:val="21"/>
        </w:rPr>
        <w:t xml:space="preserve"> Patients with pre-existing neurological conditions face particularly grave consequences, as sepsis episodes can trigger irreversible cognitive decline and worsen underlying pathologies such as Alzheimer</w:t>
      </w:r>
      <w:r w:rsidR="007E251F">
        <w:rPr>
          <w:rFonts w:ascii="Times New Roman" w:hAnsi="Times New Roman" w:cs="Times New Roman"/>
          <w:szCs w:val="21"/>
        </w:rPr>
        <w:t>’</w:t>
      </w:r>
      <w:r w:rsidRPr="00DD03A0">
        <w:rPr>
          <w:rFonts w:ascii="Times New Roman" w:hAnsi="Times New Roman" w:cs="Times New Roman"/>
          <w:szCs w:val="21"/>
        </w:rPr>
        <w:t>s disease. This bidirectional relationship between sepsis and neurological disorders highlights the critical need for interpretable, effective treatment algorithms like CQL that can optimize acute sepsis management while potentially mitigating long-term neurological sequelae. Future RL frameworks should incorporate composite reward functions that balance acute hemodynamic stabilization with neuroprotective treatment strategies, potentially integrating biomarkers of BBB integrity, inflammatory burden, and cognitive trajectories. Such multi-objective optimization would require prospective cohort studies linking acute treatment decisions to long-term neurocognitive outcomes, an endeavor where interpretable algorithms like CQL may prove essential, enabling clinicians to understand not only which treatments maximize short-term survival but also why certain interventions may mitigate long-term neurological damage. This research direction aligns with growing recognition that critical illness survivorship extends far beyond hospital discharge, encompassing quality of life, functional independence, and cognitive preservation as equally vital endpoints.</w:t>
      </w:r>
    </w:p>
    <w:p w14:paraId="1AE0FA17" w14:textId="77777777" w:rsidR="003F2605" w:rsidRPr="00060A4F" w:rsidRDefault="003F2605" w:rsidP="00E4706F">
      <w:pPr>
        <w:pStyle w:val="1"/>
        <w:spacing w:beforeLines="50" w:before="156" w:afterLines="50" w:after="156" w:line="240" w:lineRule="auto"/>
        <w:rPr>
          <w:rFonts w:cs="Times New Roman"/>
          <w:szCs w:val="32"/>
        </w:rPr>
      </w:pPr>
      <w:r w:rsidRPr="00060A4F">
        <w:rPr>
          <w:rFonts w:cs="Times New Roman"/>
          <w:szCs w:val="32"/>
        </w:rPr>
        <w:t>5. Conclusion</w:t>
      </w:r>
    </w:p>
    <w:p w14:paraId="2B38E332" w14:textId="0D8F1713" w:rsidR="001C031C" w:rsidRPr="00DD03A0"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 xml:space="preserve">This study demonstrates that offline RL algorithm selection profoundly impacts policy interpretability independent of performance in the gym-sepsis simulator. Our systematic LEG-based benchmark shows that Conservative Q-Learning achieves substantially stronger saliency magnitude than vanilla DQN, spanning multiple orders of magnitude (40.06 vs. 0.069, representing a </w:t>
      </w:r>
      <w:r w:rsidR="0019078A">
        <w:rPr>
          <w:rFonts w:ascii="Times New Roman" w:hAnsi="Times New Roman" w:cs="Times New Roman" w:hint="eastAsia"/>
          <w:szCs w:val="21"/>
        </w:rPr>
        <w:t>580</w:t>
      </w:r>
      <w:r w:rsidRPr="00DD03A0">
        <w:rPr>
          <w:rFonts w:ascii="Times New Roman" w:hAnsi="Times New Roman" w:cs="Times New Roman"/>
          <w:szCs w:val="21"/>
        </w:rPr>
        <w:t>-fold difference), while achieving comparable survival outcomes. While all algorithms achieve similar overall survival rates ranging from 94.0% to 95.4%, CQL substantially outperforms DQN on high-severity patients with SOFA ≥ 11 (88.5% vs. 84.3%), representing a clinically meaningful performance gap. CQL</w:t>
      </w:r>
      <w:r w:rsidR="007E251F">
        <w:rPr>
          <w:rFonts w:ascii="Times New Roman" w:hAnsi="Times New Roman" w:cs="Times New Roman"/>
          <w:szCs w:val="21"/>
        </w:rPr>
        <w:t>’</w:t>
      </w:r>
      <w:r w:rsidRPr="00DD03A0">
        <w:rPr>
          <w:rFonts w:ascii="Times New Roman" w:hAnsi="Times New Roman" w:cs="Times New Roman"/>
          <w:szCs w:val="21"/>
        </w:rPr>
        <w:t>s strong, clinically coherent saliency patterns emphasizing blood pressure and lactate align with Surviving Sepsis Campaign guidelines</w:t>
      </w:r>
      <w:r w:rsidRPr="00DD03A0">
        <w:rPr>
          <w:rFonts w:ascii="Times New Roman" w:hAnsi="Times New Roman" w:cs="Times New Roman"/>
          <w:szCs w:val="21"/>
          <w:vertAlign w:val="superscript"/>
        </w:rPr>
        <w:t>4</w:t>
      </w:r>
      <w:r w:rsidRPr="00DD03A0">
        <w:rPr>
          <w:rFonts w:ascii="Times New Roman" w:hAnsi="Times New Roman" w:cs="Times New Roman"/>
          <w:szCs w:val="21"/>
        </w:rPr>
        <w:t xml:space="preserve"> and provide quantitative feature importance suitable for regulatory review</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12</w:t>
      </w:r>
    </w:p>
    <w:p w14:paraId="55981D53" w14:textId="71B57AA6" w:rsidR="001C031C" w:rsidRPr="00DD03A0"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Our findings within this single simulator suggest that conservative offline RL methods warrant consideration for safety-critical healthcare applications where interpretability is essential. CQL</w:t>
      </w:r>
      <w:r w:rsidR="007E251F">
        <w:rPr>
          <w:rFonts w:ascii="Times New Roman" w:hAnsi="Times New Roman" w:cs="Times New Roman"/>
          <w:szCs w:val="21"/>
        </w:rPr>
        <w:t>’</w:t>
      </w:r>
      <w:r w:rsidRPr="00DD03A0">
        <w:rPr>
          <w:rFonts w:ascii="Times New Roman" w:hAnsi="Times New Roman" w:cs="Times New Roman"/>
          <w:szCs w:val="21"/>
        </w:rPr>
        <w:t>s conservative penalty term biases the Q-function toward values supported by the training dataset, inheriting the behavioral policy</w:t>
      </w:r>
      <w:r w:rsidR="007E251F">
        <w:rPr>
          <w:rFonts w:ascii="Times New Roman" w:hAnsi="Times New Roman" w:cs="Times New Roman"/>
          <w:szCs w:val="21"/>
        </w:rPr>
        <w:t>’</w:t>
      </w:r>
      <w:r w:rsidRPr="00DD03A0">
        <w:rPr>
          <w:rFonts w:ascii="Times New Roman" w:hAnsi="Times New Roman" w:cs="Times New Roman"/>
          <w:szCs w:val="21"/>
        </w:rPr>
        <w:t>s interpretable structure based on threshold-based heuristics</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17</w:t>
      </w:r>
      <w:r w:rsidRPr="00DD03A0">
        <w:rPr>
          <w:rFonts w:ascii="Times New Roman" w:hAnsi="Times New Roman" w:cs="Times New Roman"/>
          <w:szCs w:val="21"/>
        </w:rPr>
        <w:t xml:space="preserve"> This interpretability-by-design mechanism offers an alternative to post-hoc explainability methods. The clinical urgency extends beyond acute survival to preventing long-term neurological sequelae, as sepsis triggers blood-brain barrier disruption, neuroinflammation, and accelerated neurodegeneration</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7,8,30</w:t>
      </w:r>
      <w:r w:rsidRPr="00DD03A0">
        <w:rPr>
          <w:rFonts w:ascii="Times New Roman" w:hAnsi="Times New Roman" w:cs="Times New Roman"/>
          <w:szCs w:val="21"/>
        </w:rPr>
        <w:t xml:space="preserve"> Interpretable policies like CQL enable clinicians to validate whether treatment recommendations account for these complex pathophysiological interactions.</w:t>
      </w:r>
    </w:p>
    <w:p w14:paraId="5BCD8C63" w14:textId="7146E13A" w:rsidR="001C031C" w:rsidRPr="00DD03A0"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Several limitations should be acknowledged. Our conclusions are based on a single sepsis treatment simulator with known constraints</w:t>
      </w:r>
      <w:r w:rsidR="00060A4F">
        <w:rPr>
          <w:rFonts w:ascii="Times New Roman" w:hAnsi="Times New Roman" w:cs="Times New Roman"/>
          <w:szCs w:val="21"/>
        </w:rPr>
        <w:t>,</w:t>
      </w:r>
      <w:r w:rsidRPr="00DD03A0">
        <w:rPr>
          <w:rFonts w:ascii="Times New Roman" w:hAnsi="Times New Roman" w:cs="Times New Roman"/>
          <w:szCs w:val="21"/>
        </w:rPr>
        <w:t xml:space="preserve"> including high baseline survival (approximately 94</w:t>
      </w:r>
      <w:r w:rsidR="00060A4F" w:rsidRPr="00060A4F">
        <w:rPr>
          <w:rFonts w:ascii="Times New Roman" w:hAnsi="Times New Roman" w:cs="Times New Roman"/>
          <w:szCs w:val="21"/>
        </w:rPr>
        <w:t>–</w:t>
      </w:r>
      <w:r w:rsidRPr="00DD03A0">
        <w:rPr>
          <w:rFonts w:ascii="Times New Roman" w:hAnsi="Times New Roman" w:cs="Times New Roman"/>
          <w:szCs w:val="21"/>
        </w:rPr>
        <w:t>95% across all policies</w:t>
      </w:r>
      <w:r w:rsidR="00060A4F">
        <w:rPr>
          <w:rFonts w:ascii="Times New Roman" w:hAnsi="Times New Roman" w:cs="Times New Roman"/>
          <w:szCs w:val="21"/>
        </w:rPr>
        <w:t>,</w:t>
      </w:r>
      <w:r w:rsidRPr="00DD03A0">
        <w:rPr>
          <w:rFonts w:ascii="Times New Roman" w:hAnsi="Times New Roman" w:cs="Times New Roman"/>
          <w:szCs w:val="21"/>
        </w:rPr>
        <w:t xml:space="preserve"> including random) and learned dynamics that may not capture true causal </w:t>
      </w:r>
      <w:r w:rsidRPr="00DD03A0">
        <w:rPr>
          <w:rFonts w:ascii="Times New Roman" w:hAnsi="Times New Roman" w:cs="Times New Roman"/>
          <w:szCs w:val="21"/>
        </w:rPr>
        <w:lastRenderedPageBreak/>
        <w:t>treatment effects. The evaluation used independently sampled episodes rather than identical patient trajectories, precluding direct patient-level comparisons. Additionally, LEG analysis relies on local linear approximations that may not fully capture non-linear feature interactions. Claims about broader applicability to other clinical domains or real-world deployment require prospective validation through multi-center clinical trials, human-in-the-loop studies with clinicians, and evaluation on real EHR data</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35</w:t>
      </w:r>
    </w:p>
    <w:p w14:paraId="778FA99F" w14:textId="3ACABC68" w:rsidR="001C031C" w:rsidRDefault="001C031C" w:rsidP="00E4706F">
      <w:pPr>
        <w:ind w:firstLineChars="200" w:firstLine="420"/>
        <w:rPr>
          <w:rFonts w:ascii="Times New Roman" w:hAnsi="Times New Roman" w:cs="Times New Roman"/>
          <w:szCs w:val="21"/>
        </w:rPr>
      </w:pPr>
      <w:r w:rsidRPr="00DD03A0">
        <w:rPr>
          <w:rFonts w:ascii="Times New Roman" w:hAnsi="Times New Roman" w:cs="Times New Roman"/>
          <w:szCs w:val="21"/>
        </w:rPr>
        <w:t>Future work should pursue prospective clinical validation, integrate domain knowledge into CQL training through feature-aware regularization, develop healthcare-specific interpretability metrics</w:t>
      </w:r>
      <w:r w:rsidR="00060A4F">
        <w:rPr>
          <w:rFonts w:ascii="Times New Roman" w:hAnsi="Times New Roman" w:cs="Times New Roman"/>
          <w:szCs w:val="21"/>
        </w:rPr>
        <w:t>,</w:t>
      </w:r>
      <w:r w:rsidRPr="00DD03A0">
        <w:rPr>
          <w:rFonts w:ascii="Times New Roman" w:hAnsi="Times New Roman" w:cs="Times New Roman"/>
          <w:szCs w:val="21"/>
        </w:rPr>
        <w:t xml:space="preserve"> including stability, parsimony, and actionability, and conduct human-in-the-loop experiments to establish causality between interpretability and clinical decision quality</w:t>
      </w:r>
      <w:r w:rsidR="00060A4F">
        <w:rPr>
          <w:rFonts w:ascii="Times New Roman" w:hAnsi="Times New Roman" w:cs="Times New Roman" w:hint="eastAsia"/>
          <w:szCs w:val="21"/>
        </w:rPr>
        <w:t>.</w:t>
      </w:r>
      <w:r w:rsidRPr="00DD03A0">
        <w:rPr>
          <w:rFonts w:ascii="Times New Roman" w:hAnsi="Times New Roman" w:cs="Times New Roman"/>
          <w:szCs w:val="21"/>
          <w:vertAlign w:val="superscript"/>
        </w:rPr>
        <w:t>29</w:t>
      </w:r>
      <w:r w:rsidRPr="00DD03A0">
        <w:rPr>
          <w:rFonts w:ascii="Times New Roman" w:hAnsi="Times New Roman" w:cs="Times New Roman"/>
          <w:szCs w:val="21"/>
        </w:rPr>
        <w:t xml:space="preserve"> By prioritizing interpretability alongside performance in algorithm design, we can develop clinical AI systems that earn the trust and adoption of clinicians while improving patient care and potentially mitigating long-term neurological sequelae in sepsis survivors.</w:t>
      </w:r>
    </w:p>
    <w:p w14:paraId="3AB7F544" w14:textId="7BB09302" w:rsidR="003A79DD" w:rsidRPr="003A79DD" w:rsidRDefault="007A2DD7" w:rsidP="00E4706F">
      <w:pPr>
        <w:keepNext/>
        <w:keepLines/>
        <w:spacing w:beforeLines="50" w:before="156" w:afterLines="50" w:after="156"/>
        <w:outlineLvl w:val="0"/>
        <w:rPr>
          <w:rFonts w:ascii="Times New Roman" w:hAnsi="Times New Roman" w:cs="Times New Roman"/>
          <w:b/>
          <w:bCs/>
          <w:kern w:val="44"/>
          <w:sz w:val="32"/>
          <w:szCs w:val="32"/>
        </w:rPr>
      </w:pPr>
      <w:bookmarkStart w:id="42" w:name="_Hlk187916822"/>
      <w:bookmarkStart w:id="43" w:name="_Hlk201842332"/>
      <w:r>
        <w:rPr>
          <w:rFonts w:ascii="Times New Roman" w:hAnsi="Times New Roman" w:cs="Times New Roman" w:hint="eastAsia"/>
          <w:b/>
          <w:bCs/>
          <w:kern w:val="44"/>
          <w:sz w:val="32"/>
          <w:szCs w:val="32"/>
        </w:rPr>
        <w:t xml:space="preserve">AI </w:t>
      </w:r>
      <w:r w:rsidR="00D266D1">
        <w:rPr>
          <w:rFonts w:ascii="Times New Roman" w:hAnsi="Times New Roman" w:cs="Times New Roman"/>
          <w:b/>
          <w:bCs/>
          <w:kern w:val="44"/>
          <w:sz w:val="32"/>
          <w:szCs w:val="32"/>
        </w:rPr>
        <w:t>Use</w:t>
      </w:r>
      <w:r>
        <w:rPr>
          <w:rFonts w:ascii="Times New Roman" w:hAnsi="Times New Roman" w:cs="Times New Roman" w:hint="eastAsia"/>
          <w:b/>
          <w:bCs/>
          <w:kern w:val="44"/>
          <w:sz w:val="32"/>
          <w:szCs w:val="32"/>
        </w:rPr>
        <w:t xml:space="preserve"> Declaration</w:t>
      </w:r>
    </w:p>
    <w:p w14:paraId="29B632B3" w14:textId="07A625D0" w:rsidR="003A79DD" w:rsidRPr="003A79DD" w:rsidRDefault="007A2DD7" w:rsidP="00D266D1">
      <w:pPr>
        <w:rPr>
          <w:rFonts w:ascii="Times New Roman" w:hAnsi="Times New Roman" w:cs="Times New Roman"/>
          <w:szCs w:val="21"/>
          <w:lang w:val="en-GB"/>
        </w:rPr>
      </w:pPr>
      <w:r>
        <w:rPr>
          <w:rFonts w:ascii="Times New Roman" w:hAnsi="Times New Roman" w:cs="Times New Roman" w:hint="eastAsia"/>
          <w:szCs w:val="21"/>
          <w:lang w:val="en-GB"/>
        </w:rPr>
        <w:t>During the preparation and revision of this manuscript, the authors used the following artificial intelligence-assisted tools: ChatGPT (OpenAI) and Claude (Anthropic), solely for the purpose of improving the clarity, readability, and linguistic quality of the text and/or assisting in the preparation of figures or visual materials</w:t>
      </w:r>
      <w:r w:rsidR="00C4499F">
        <w:rPr>
          <w:rFonts w:ascii="Times New Roman" w:hAnsi="Times New Roman" w:cs="Times New Roman" w:hint="eastAsia"/>
          <w:szCs w:val="21"/>
          <w:lang w:val="en-GB"/>
        </w:rPr>
        <w:t>, where applicable.</w:t>
      </w:r>
      <w:r w:rsidR="001319BE">
        <w:rPr>
          <w:rFonts w:ascii="Times New Roman" w:hAnsi="Times New Roman" w:cs="Times New Roman" w:hint="eastAsia"/>
          <w:szCs w:val="21"/>
          <w:lang w:val="en-GB"/>
        </w:rPr>
        <w:t xml:space="preserve"> </w:t>
      </w:r>
      <w:r w:rsidR="00C4499F">
        <w:rPr>
          <w:rFonts w:ascii="Times New Roman" w:hAnsi="Times New Roman" w:cs="Times New Roman" w:hint="eastAsia"/>
          <w:szCs w:val="21"/>
          <w:lang w:val="en-GB"/>
        </w:rPr>
        <w:t>All scientific content, including the study design, data acquisition, data analysis, interpretation of results, discussion, and conclusions, was conceived, generated, and critically verified by the authors. The authors take full responsibility for the accuracy, originality, and integrity of the published work.</w:t>
      </w:r>
    </w:p>
    <w:p w14:paraId="22861AD3" w14:textId="77777777" w:rsidR="003A79DD" w:rsidRPr="003A79DD" w:rsidRDefault="003A79DD" w:rsidP="00E4706F">
      <w:pPr>
        <w:keepNext/>
        <w:keepLines/>
        <w:spacing w:beforeLines="50" w:before="156" w:afterLines="50" w:after="156"/>
        <w:outlineLvl w:val="0"/>
        <w:rPr>
          <w:rFonts w:ascii="Times New Roman" w:hAnsi="Times New Roman" w:cs="Times New Roman"/>
          <w:b/>
          <w:bCs/>
          <w:kern w:val="44"/>
          <w:sz w:val="32"/>
          <w:szCs w:val="32"/>
          <w:highlight w:val="yellow"/>
        </w:rPr>
      </w:pPr>
      <w:r w:rsidRPr="003A79DD">
        <w:rPr>
          <w:rFonts w:ascii="Times New Roman" w:hAnsi="Times New Roman" w:cs="Times New Roman"/>
          <w:b/>
          <w:bCs/>
          <w:kern w:val="44"/>
          <w:sz w:val="32"/>
          <w:szCs w:val="32"/>
          <w:highlight w:val="yellow"/>
        </w:rPr>
        <w:t>Author Contributions</w:t>
      </w:r>
    </w:p>
    <w:p w14:paraId="0DBFDFA1" w14:textId="10684EEB" w:rsidR="003A79DD" w:rsidRPr="003A79DD" w:rsidDel="00DB534F" w:rsidRDefault="003A79DD" w:rsidP="00E4706F">
      <w:pPr>
        <w:ind w:firstLineChars="200" w:firstLine="420"/>
        <w:rPr>
          <w:del w:id="44" w:author="Cheng, Zhiyu" w:date="2026-01-22T17:03:00Z" w16du:dateUtc="2026-01-22T22:03:00Z"/>
          <w:rFonts w:ascii="Times New Roman" w:hAnsi="Times New Roman" w:cs="Times New Roman"/>
          <w:szCs w:val="21"/>
        </w:rPr>
      </w:pPr>
      <w:bookmarkStart w:id="45" w:name="_Hlk183001343"/>
      <w:del w:id="46" w:author="Cheng, Zhiyu" w:date="2026-01-22T17:03:00Z" w16du:dateUtc="2026-01-22T22:03:00Z">
        <w:r w:rsidRPr="003A79DD" w:rsidDel="00DB534F">
          <w:rPr>
            <w:rFonts w:ascii="Times New Roman" w:hAnsi="Times New Roman" w:cs="Times New Roman"/>
            <w:szCs w:val="21"/>
          </w:rPr>
          <w:delText>This section should be included in original research articles and review articles.</w:delText>
        </w:r>
        <w:bookmarkEnd w:id="45"/>
        <w:r w:rsidRPr="003A79DD" w:rsidDel="00DB534F">
          <w:rPr>
            <w:rFonts w:ascii="Times New Roman" w:hAnsi="Times New Roman" w:cs="Times New Roman"/>
            <w:szCs w:val="21"/>
          </w:rPr>
          <w:delText xml:space="preserve"> We encourage authors to use </w:delText>
        </w:r>
        <w:commentRangeStart w:id="47"/>
        <w:r w:rsidR="00B76B80" w:rsidRPr="00187058" w:rsidDel="00DB534F">
          <w:rPr>
            <w:rFonts w:ascii="Times New Roman" w:hAnsi="Times New Roman" w:cs="Times New Roman"/>
            <w:b/>
            <w:bCs/>
            <w:szCs w:val="21"/>
          </w:rPr>
          <w:delText>Contributor Roles Taxonomy (CRediT)</w:delText>
        </w:r>
        <w:commentRangeEnd w:id="47"/>
        <w:r w:rsidR="00B76B80" w:rsidRPr="003A79DD" w:rsidDel="00DB534F">
          <w:rPr>
            <w:rStyle w:val="af2"/>
            <w:rFonts w:ascii="Times New Roman" w:hAnsi="Times New Roman" w:cs="Times New Roman"/>
            <w:b/>
            <w:bCs/>
          </w:rPr>
          <w:commentReference w:id="47"/>
        </w:r>
        <w:r w:rsidRPr="003A79DD" w:rsidDel="00DB534F">
          <w:rPr>
            <w:rFonts w:ascii="Times New Roman" w:hAnsi="Times New Roman" w:cs="Times New Roman"/>
            <w:b/>
            <w:bCs/>
            <w:szCs w:val="21"/>
          </w:rPr>
          <w:delText xml:space="preserve"> </w:delText>
        </w:r>
        <w:r w:rsidRPr="003A79DD" w:rsidDel="00DB534F">
          <w:rPr>
            <w:rFonts w:ascii="Times New Roman" w:hAnsi="Times New Roman" w:cs="Times New Roman"/>
            <w:szCs w:val="21"/>
          </w:rPr>
          <w:delText>(</w:delText>
        </w:r>
        <w:r w:rsidDel="00DB534F">
          <w:fldChar w:fldCharType="begin"/>
        </w:r>
        <w:r w:rsidDel="00DB534F">
          <w:delInstrText>HYPERLINK "https://casrai.org/credit/"</w:delInstrText>
        </w:r>
        <w:r w:rsidDel="00DB534F">
          <w:rPr>
            <w:rFonts w:hint="eastAsia"/>
          </w:rPr>
          <w:fldChar w:fldCharType="separate"/>
        </w:r>
        <w:r w:rsidRPr="003A79DD" w:rsidDel="00DB534F">
          <w:rPr>
            <w:rFonts w:ascii="Times New Roman" w:hAnsi="Times New Roman" w:cs="Times New Roman"/>
            <w:color w:val="467886" w:themeColor="hyperlink"/>
            <w:szCs w:val="21"/>
            <w:u w:val="single"/>
          </w:rPr>
          <w:delText>https://casrai.org/credit/</w:delText>
        </w:r>
        <w:r w:rsidDel="00DB534F">
          <w:fldChar w:fldCharType="end"/>
        </w:r>
        <w:r w:rsidRPr="003A79DD" w:rsidDel="00DB534F">
          <w:rPr>
            <w:rFonts w:ascii="Times New Roman" w:hAnsi="Times New Roman" w:cs="Times New Roman"/>
            <w:szCs w:val="21"/>
          </w:rPr>
          <w:delText>) in describing each contributor’s specific contribution to the scholarly output in the Author Contributions section.</w:delText>
        </w:r>
      </w:del>
    </w:p>
    <w:p w14:paraId="14F2E833" w14:textId="1FC22F87" w:rsidR="003A79DD" w:rsidRPr="003A79DD" w:rsidDel="00DB534F" w:rsidRDefault="003A79DD" w:rsidP="00E4706F">
      <w:pPr>
        <w:ind w:firstLineChars="200" w:firstLine="420"/>
        <w:rPr>
          <w:del w:id="48" w:author="Cheng, Zhiyu" w:date="2026-01-22T17:03:00Z" w16du:dateUtc="2026-01-22T22:03:00Z"/>
          <w:rFonts w:ascii="Times New Roman" w:hAnsi="Times New Roman" w:cs="Times New Roman"/>
          <w:szCs w:val="21"/>
        </w:rPr>
      </w:pPr>
      <w:del w:id="49" w:author="Cheng, Zhiyu" w:date="2026-01-22T17:03:00Z" w16du:dateUtc="2026-01-22T22:03:00Z">
        <w:r w:rsidRPr="003A79DD" w:rsidDel="00DB534F">
          <w:rPr>
            <w:rFonts w:ascii="Times New Roman" w:hAnsi="Times New Roman" w:cs="Times New Roman"/>
            <w:szCs w:val="21"/>
          </w:rPr>
          <w:delText xml:space="preserve">Below is a sample of </w:delText>
        </w:r>
        <w:r w:rsidRPr="003A79DD" w:rsidDel="00DB534F">
          <w:rPr>
            <w:rFonts w:ascii="Times New Roman" w:hAnsi="Times New Roman" w:cs="Times New Roman"/>
            <w:b/>
            <w:bCs/>
            <w:szCs w:val="21"/>
          </w:rPr>
          <w:delText>Author Contributions</w:delText>
        </w:r>
        <w:r w:rsidRPr="003A79DD" w:rsidDel="00DB534F">
          <w:rPr>
            <w:rFonts w:ascii="Times New Roman" w:hAnsi="Times New Roman" w:cs="Times New Roman"/>
            <w:szCs w:val="21"/>
          </w:rPr>
          <w:delText xml:space="preserve"> section written based on the CRediT:</w:delText>
        </w:r>
      </w:del>
    </w:p>
    <w:p w14:paraId="45C2B5A8" w14:textId="09D2A8F6" w:rsidR="003A79DD" w:rsidDel="00DB534F" w:rsidRDefault="003A79DD" w:rsidP="00E4706F">
      <w:pPr>
        <w:rPr>
          <w:del w:id="50" w:author="Cheng, Zhiyu" w:date="2026-01-22T17:03:00Z" w16du:dateUtc="2026-01-22T22:03:00Z"/>
          <w:rFonts w:ascii="Times New Roman" w:hAnsi="Times New Roman" w:cs="Times New Roman"/>
          <w:szCs w:val="21"/>
        </w:rPr>
      </w:pPr>
      <w:del w:id="51" w:author="Cheng, Zhiyu" w:date="2026-01-22T17:03:00Z" w16du:dateUtc="2026-01-22T22:03:00Z">
        <w:r w:rsidRPr="003A79DD" w:rsidDel="00DB534F">
          <w:rPr>
            <w:rFonts w:ascii="Times New Roman" w:hAnsi="Times New Roman" w:cs="Times New Roman"/>
            <w:szCs w:val="21"/>
          </w:rPr>
          <w:delText>The following statement could be taken as an example, but don’t forget to complete this part with the correct author contributions of each real author:</w:delText>
        </w:r>
        <w:r w:rsidRPr="003A79DD" w:rsidDel="00DB534F">
          <w:rPr>
            <w:rFonts w:ascii="Times New Roman" w:hAnsi="Times New Roman" w:cs="Times New Roman"/>
            <w:b/>
            <w:bCs/>
            <w:szCs w:val="21"/>
          </w:rPr>
          <w:delText xml:space="preserve"> “First Author’s First Name Last Name: </w:delText>
        </w:r>
        <w:r w:rsidRPr="003A79DD" w:rsidDel="00DB534F">
          <w:rPr>
            <w:rFonts w:ascii="Times New Roman" w:hAnsi="Times New Roman" w:cs="Times New Roman"/>
            <w:szCs w:val="21"/>
          </w:rPr>
          <w:delText xml:space="preserve">Investigation, Methodology, Visualization, Writing – original draft, Writing – review &amp; editing. </w:delText>
        </w:r>
        <w:r w:rsidRPr="003A79DD" w:rsidDel="00DB534F">
          <w:rPr>
            <w:rFonts w:ascii="Times New Roman" w:hAnsi="Times New Roman" w:cs="Times New Roman"/>
            <w:b/>
            <w:bCs/>
            <w:szCs w:val="21"/>
          </w:rPr>
          <w:delText>Second Author’s First Name Last Name:</w:delText>
        </w:r>
        <w:r w:rsidRPr="003A79DD" w:rsidDel="00DB534F">
          <w:rPr>
            <w:rFonts w:ascii="Times New Roman" w:hAnsi="Times New Roman" w:cs="Times New Roman"/>
            <w:szCs w:val="21"/>
          </w:rPr>
          <w:delText xml:space="preserve"> Writing – review &amp; editing, Methodology, Formal analysis, Software. </w:delText>
        </w:r>
        <w:r w:rsidRPr="003A79DD" w:rsidDel="00DB534F">
          <w:rPr>
            <w:rFonts w:ascii="Times New Roman" w:hAnsi="Times New Roman" w:cs="Times New Roman"/>
            <w:b/>
            <w:bCs/>
            <w:szCs w:val="21"/>
          </w:rPr>
          <w:delText>Third Author’s First Name Last Name:</w:delText>
        </w:r>
        <w:r w:rsidRPr="003A79DD" w:rsidDel="00DB534F">
          <w:rPr>
            <w:rFonts w:ascii="Times New Roman" w:hAnsi="Times New Roman" w:cs="Times New Roman"/>
            <w:szCs w:val="21"/>
          </w:rPr>
          <w:delText xml:space="preserve"> Methodology, Visualization.</w:delText>
        </w:r>
        <w:r w:rsidRPr="003A79DD" w:rsidDel="00DB534F">
          <w:rPr>
            <w:rFonts w:ascii="Times New Roman" w:hAnsi="Times New Roman" w:cs="Times New Roman"/>
            <w:b/>
            <w:bCs/>
            <w:szCs w:val="21"/>
          </w:rPr>
          <w:delText xml:space="preserve"> Fourth Author’s First Name Last Name:</w:delText>
        </w:r>
        <w:r w:rsidRPr="003A79DD" w:rsidDel="00DB534F">
          <w:rPr>
            <w:rFonts w:ascii="Times New Roman" w:hAnsi="Times New Roman" w:cs="Times New Roman"/>
            <w:szCs w:val="21"/>
          </w:rPr>
          <w:delText xml:space="preserve"> Methodology, Software.</w:delText>
        </w:r>
        <w:r w:rsidRPr="003A79DD" w:rsidDel="00DB534F">
          <w:rPr>
            <w:rFonts w:ascii="Times New Roman" w:hAnsi="Times New Roman" w:cs="Times New Roman"/>
            <w:b/>
            <w:bCs/>
            <w:szCs w:val="21"/>
          </w:rPr>
          <w:delText xml:space="preserve"> Fifth Author’s First Name Last Name:</w:delText>
        </w:r>
        <w:r w:rsidRPr="003A79DD" w:rsidDel="00DB534F">
          <w:rPr>
            <w:rFonts w:ascii="Times New Roman" w:hAnsi="Times New Roman" w:cs="Times New Roman"/>
            <w:szCs w:val="21"/>
          </w:rPr>
          <w:delText xml:space="preserve"> Investigation. </w:delText>
        </w:r>
        <w:r w:rsidRPr="003A79DD" w:rsidDel="00DB534F">
          <w:rPr>
            <w:rFonts w:ascii="Times New Roman" w:hAnsi="Times New Roman" w:cs="Times New Roman"/>
            <w:b/>
            <w:bCs/>
            <w:szCs w:val="21"/>
          </w:rPr>
          <w:delText>Sixth Author’s First Name Last Name:</w:delText>
        </w:r>
        <w:r w:rsidRPr="003A79DD" w:rsidDel="00DB534F">
          <w:rPr>
            <w:rFonts w:ascii="Times New Roman" w:hAnsi="Times New Roman" w:cs="Times New Roman"/>
            <w:szCs w:val="21"/>
          </w:rPr>
          <w:delText xml:space="preserve"> Resources, Conceptualization. </w:delText>
        </w:r>
        <w:r w:rsidRPr="003A79DD" w:rsidDel="00DB534F">
          <w:rPr>
            <w:rFonts w:ascii="Times New Roman" w:hAnsi="Times New Roman" w:cs="Times New Roman"/>
            <w:b/>
            <w:bCs/>
            <w:szCs w:val="21"/>
          </w:rPr>
          <w:delText>Seventh Author’s First Name Last Name:</w:delText>
        </w:r>
        <w:r w:rsidRPr="003A79DD" w:rsidDel="00DB534F">
          <w:rPr>
            <w:rFonts w:ascii="Times New Roman" w:hAnsi="Times New Roman" w:cs="Times New Roman"/>
            <w:szCs w:val="21"/>
          </w:rPr>
          <w:delText xml:space="preserve"> Supervision, Funding acquisition, Project administration.</w:delText>
        </w:r>
        <w:r w:rsidRPr="003A79DD" w:rsidDel="00DB534F">
          <w:rPr>
            <w:rFonts w:ascii="Times New Roman" w:hAnsi="Times New Roman" w:cs="Times New Roman" w:hint="eastAsia"/>
            <w:szCs w:val="21"/>
          </w:rPr>
          <w:delText xml:space="preserve"> </w:delText>
        </w:r>
        <w:r w:rsidRPr="003A79DD" w:rsidDel="00DB534F">
          <w:rPr>
            <w:rFonts w:ascii="Times New Roman" w:hAnsi="Times New Roman"/>
            <w:szCs w:val="21"/>
          </w:rPr>
          <w:delText>All authors have read and agreed to the published version of the manuscript.</w:delText>
        </w:r>
        <w:r w:rsidRPr="003A79DD" w:rsidDel="00DB534F">
          <w:rPr>
            <w:rFonts w:ascii="Times New Roman" w:hAnsi="Times New Roman" w:cs="Times New Roman"/>
            <w:szCs w:val="21"/>
          </w:rPr>
          <w:delText>”</w:delText>
        </w:r>
      </w:del>
    </w:p>
    <w:p w14:paraId="629D5763" w14:textId="77777777" w:rsidR="000C723A" w:rsidRDefault="000C723A" w:rsidP="000C723A">
      <w:pPr>
        <w:rPr>
          <w:ins w:id="52" w:author="Cheng, Zhiyu" w:date="2026-01-22T17:04:00Z" w16du:dateUtc="2026-01-22T22:04:00Z"/>
          <w:rFonts w:ascii="Times New Roman" w:hAnsi="Times New Roman" w:cs="Times New Roman"/>
          <w:szCs w:val="21"/>
        </w:rPr>
      </w:pPr>
      <w:ins w:id="53" w:author="Cheng, Zhiyu" w:date="2026-01-22T17:04:00Z">
        <w:r w:rsidRPr="000C723A">
          <w:rPr>
            <w:rFonts w:ascii="Times New Roman" w:hAnsi="Times New Roman" w:cs="Times New Roman"/>
            <w:szCs w:val="21"/>
          </w:rPr>
          <w:t>Zhiyu Cheng: Conceptualization, Methodology, Software, Investigation, Formal analysis, Visualization, Writing – original draft, Writing – review &amp; editing.</w:t>
        </w:r>
      </w:ins>
    </w:p>
    <w:p w14:paraId="7DDD66A0" w14:textId="77777777" w:rsidR="000C723A" w:rsidRPr="000C723A" w:rsidRDefault="000C723A" w:rsidP="000C723A">
      <w:pPr>
        <w:rPr>
          <w:ins w:id="54" w:author="Cheng, Zhiyu" w:date="2026-01-22T17:04:00Z" w16du:dateUtc="2026-01-22T22:04:00Z"/>
          <w:rFonts w:ascii="Times New Roman" w:hAnsi="Times New Roman" w:cs="Times New Roman"/>
          <w:szCs w:val="21"/>
        </w:rPr>
      </w:pPr>
      <w:proofErr w:type="spellStart"/>
      <w:ins w:id="55" w:author="Cheng, Zhiyu" w:date="2026-01-22T17:04:00Z" w16du:dateUtc="2026-01-22T22:04:00Z">
        <w:r w:rsidRPr="000C723A">
          <w:rPr>
            <w:rFonts w:ascii="Times New Roman" w:hAnsi="Times New Roman" w:cs="Times New Roman"/>
            <w:szCs w:val="21"/>
          </w:rPr>
          <w:t>Chuanhui</w:t>
        </w:r>
        <w:proofErr w:type="spellEnd"/>
        <w:r w:rsidRPr="000C723A">
          <w:rPr>
            <w:rFonts w:ascii="Times New Roman" w:hAnsi="Times New Roman" w:cs="Times New Roman"/>
            <w:szCs w:val="21"/>
          </w:rPr>
          <w:t xml:space="preserve"> Peng: Data curation, Software, Resources, Visualization, Writing – review &amp; editing.</w:t>
        </w:r>
      </w:ins>
    </w:p>
    <w:p w14:paraId="7ED143CD" w14:textId="53EB7FBF" w:rsidR="000C723A" w:rsidRPr="000C723A" w:rsidRDefault="000C723A" w:rsidP="000C723A">
      <w:pPr>
        <w:rPr>
          <w:ins w:id="56" w:author="Cheng, Zhiyu" w:date="2026-01-22T17:04:00Z"/>
          <w:rFonts w:ascii="Times New Roman" w:hAnsi="Times New Roman" w:cs="Times New Roman"/>
          <w:szCs w:val="21"/>
        </w:rPr>
      </w:pPr>
      <w:proofErr w:type="spellStart"/>
      <w:ins w:id="57" w:author="Cheng, Zhiyu" w:date="2026-01-22T17:04:00Z">
        <w:r w:rsidRPr="000C723A">
          <w:rPr>
            <w:rFonts w:ascii="Times New Roman" w:hAnsi="Times New Roman" w:cs="Times New Roman"/>
            <w:szCs w:val="21"/>
          </w:rPr>
          <w:t>Yalun</w:t>
        </w:r>
        <w:proofErr w:type="spellEnd"/>
        <w:r w:rsidRPr="000C723A">
          <w:rPr>
            <w:rFonts w:ascii="Times New Roman" w:hAnsi="Times New Roman" w:cs="Times New Roman"/>
            <w:szCs w:val="21"/>
          </w:rPr>
          <w:t xml:space="preserve"> Ding: Methodology, Software, Investigation, Formal analysis, Validation, Writing – review &amp; editing.</w:t>
        </w:r>
        <w:r w:rsidRPr="000C723A">
          <w:rPr>
            <w:rFonts w:ascii="Times New Roman" w:hAnsi="Times New Roman" w:cs="Times New Roman"/>
            <w:szCs w:val="21"/>
          </w:rPr>
          <w:br/>
        </w:r>
      </w:ins>
    </w:p>
    <w:p w14:paraId="3D230D81" w14:textId="77777777" w:rsidR="000C723A" w:rsidRPr="000C723A" w:rsidRDefault="000C723A" w:rsidP="000C723A">
      <w:pPr>
        <w:rPr>
          <w:ins w:id="58" w:author="Cheng, Zhiyu" w:date="2026-01-22T17:04:00Z"/>
          <w:rFonts w:ascii="Times New Roman" w:hAnsi="Times New Roman" w:cs="Times New Roman"/>
          <w:szCs w:val="21"/>
        </w:rPr>
      </w:pPr>
      <w:ins w:id="59" w:author="Cheng, Zhiyu" w:date="2026-01-22T17:04:00Z">
        <w:r w:rsidRPr="000C723A">
          <w:rPr>
            <w:rFonts w:ascii="Times New Roman" w:hAnsi="Times New Roman" w:cs="Times New Roman"/>
            <w:szCs w:val="21"/>
          </w:rPr>
          <w:t>All authors contributed to the conceptual design, interpretation of results, manuscript revision, and approved the final version of the manuscript.</w:t>
        </w:r>
      </w:ins>
    </w:p>
    <w:p w14:paraId="50990831" w14:textId="77777777" w:rsidR="00DB534F" w:rsidRPr="003A79DD" w:rsidRDefault="00DB534F" w:rsidP="00E4706F">
      <w:pPr>
        <w:rPr>
          <w:ins w:id="60" w:author="Cheng, Zhiyu" w:date="2026-01-22T17:03:00Z" w16du:dateUtc="2026-01-22T22:03:00Z"/>
          <w:rFonts w:ascii="Times New Roman" w:hAnsi="Times New Roman" w:cs="Times New Roman"/>
          <w:szCs w:val="21"/>
        </w:rPr>
      </w:pPr>
    </w:p>
    <w:p w14:paraId="59BFD2A9" w14:textId="77777777" w:rsidR="003A79DD" w:rsidRPr="00D266D1" w:rsidRDefault="003A79DD" w:rsidP="00E4706F">
      <w:pPr>
        <w:keepNext/>
        <w:keepLines/>
        <w:spacing w:beforeLines="50" w:before="156" w:afterLines="50" w:after="156"/>
        <w:outlineLvl w:val="0"/>
        <w:rPr>
          <w:rFonts w:ascii="Times New Roman" w:hAnsi="Times New Roman" w:cs="Times New Roman"/>
          <w:b/>
          <w:bCs/>
          <w:kern w:val="44"/>
          <w:sz w:val="32"/>
          <w:szCs w:val="32"/>
        </w:rPr>
      </w:pPr>
      <w:r w:rsidRPr="00D266D1">
        <w:rPr>
          <w:rFonts w:ascii="Times New Roman" w:hAnsi="Times New Roman" w:cs="Times New Roman"/>
          <w:b/>
          <w:bCs/>
          <w:kern w:val="44"/>
          <w:sz w:val="32"/>
          <w:szCs w:val="32"/>
        </w:rPr>
        <w:t>Conflicts of Interest</w:t>
      </w:r>
    </w:p>
    <w:p w14:paraId="65F4AE38" w14:textId="116B2000" w:rsidR="003A79DD" w:rsidRPr="003A79DD" w:rsidRDefault="00C4499F" w:rsidP="00D266D1">
      <w:pPr>
        <w:rPr>
          <w:rFonts w:ascii="Times New Roman" w:hAnsi="Times New Roman" w:cs="Times New Roman"/>
          <w:szCs w:val="21"/>
        </w:rPr>
      </w:pPr>
      <w:r>
        <w:rPr>
          <w:rFonts w:ascii="Times New Roman" w:hAnsi="Times New Roman" w:cs="Times New Roman" w:hint="eastAsia"/>
          <w:szCs w:val="21"/>
        </w:rPr>
        <w:t>The commercial products, instruments, and software mentioned in this study were used solely for experimental purposes. Their mention does not imply endorsement or promotion by the authors or the journal.</w:t>
      </w:r>
    </w:p>
    <w:p w14:paraId="76CC7827" w14:textId="77777777" w:rsidR="003A79DD" w:rsidRPr="00D266D1" w:rsidRDefault="003A79DD" w:rsidP="00E4706F">
      <w:pPr>
        <w:keepNext/>
        <w:keepLines/>
        <w:spacing w:beforeLines="50" w:before="156" w:afterLines="50" w:after="156"/>
        <w:outlineLvl w:val="0"/>
        <w:rPr>
          <w:rFonts w:ascii="Times New Roman" w:hAnsi="Times New Roman" w:cs="Times New Roman"/>
          <w:b/>
          <w:bCs/>
          <w:kern w:val="44"/>
          <w:sz w:val="32"/>
          <w:szCs w:val="32"/>
        </w:rPr>
      </w:pPr>
      <w:bookmarkStart w:id="61" w:name="_Hlk183002728"/>
      <w:r w:rsidRPr="00D266D1">
        <w:rPr>
          <w:rFonts w:ascii="Times New Roman" w:hAnsi="Times New Roman" w:cs="Times New Roman"/>
          <w:b/>
          <w:bCs/>
          <w:kern w:val="44"/>
          <w:sz w:val="32"/>
          <w:szCs w:val="32"/>
        </w:rPr>
        <w:t>Consent for Publication</w:t>
      </w:r>
      <w:bookmarkEnd w:id="61"/>
    </w:p>
    <w:p w14:paraId="7CC7650E" w14:textId="03A63C03" w:rsidR="003A79DD" w:rsidRPr="003A79DD" w:rsidRDefault="00C4499F" w:rsidP="00D266D1">
      <w:pPr>
        <w:rPr>
          <w:rFonts w:ascii="Times New Roman" w:hAnsi="Times New Roman" w:cs="Times New Roman"/>
          <w:szCs w:val="21"/>
        </w:rPr>
      </w:pPr>
      <w:r>
        <w:rPr>
          <w:rFonts w:ascii="Times New Roman" w:hAnsi="Times New Roman" w:cs="Times New Roman" w:hint="eastAsia"/>
          <w:szCs w:val="21"/>
        </w:rPr>
        <w:t>Not applicable.</w:t>
      </w:r>
    </w:p>
    <w:p w14:paraId="087CB324" w14:textId="77777777" w:rsidR="003A79DD" w:rsidRPr="00EE2A91" w:rsidRDefault="003A79DD" w:rsidP="00E4706F">
      <w:pPr>
        <w:keepNext/>
        <w:keepLines/>
        <w:spacing w:beforeLines="50" w:before="156" w:afterLines="50" w:after="156"/>
        <w:outlineLvl w:val="0"/>
        <w:rPr>
          <w:rFonts w:ascii="Times New Roman" w:hAnsi="Times New Roman" w:cs="Times New Roman"/>
          <w:b/>
          <w:bCs/>
          <w:kern w:val="44"/>
          <w:sz w:val="32"/>
          <w:szCs w:val="32"/>
        </w:rPr>
      </w:pPr>
      <w:r w:rsidRPr="00EE2A91">
        <w:rPr>
          <w:rFonts w:ascii="Times New Roman" w:hAnsi="Times New Roman" w:cs="Times New Roman"/>
          <w:b/>
          <w:bCs/>
          <w:kern w:val="44"/>
          <w:sz w:val="32"/>
          <w:szCs w:val="32"/>
        </w:rPr>
        <w:t>Data Availability Statement</w:t>
      </w:r>
    </w:p>
    <w:p w14:paraId="06B9AC36" w14:textId="05D2F1E3" w:rsidR="00D266D1" w:rsidRDefault="00AE74E3" w:rsidP="001319BE">
      <w:pPr>
        <w:rPr>
          <w:rFonts w:ascii="Times New Roman" w:hAnsi="Times New Roman" w:cs="Times New Roman"/>
          <w:szCs w:val="21"/>
        </w:rPr>
      </w:pPr>
      <w:r w:rsidRPr="00AE74E3">
        <w:rPr>
          <w:rFonts w:ascii="Times New Roman" w:hAnsi="Times New Roman" w:cs="Times New Roman" w:hint="eastAsia"/>
          <w:szCs w:val="21"/>
        </w:rPr>
        <w:t xml:space="preserve">The data used in this study are derived from publicly available sources. Specifically, the Gym-Sepsis simulation environment is based on the Medical Information Mart for Intensive Care </w:t>
      </w:r>
      <w:r w:rsidR="00D266D1" w:rsidRPr="00D266D1">
        <w:rPr>
          <w:rFonts w:ascii="Times New Roman" w:eastAsia="DengXian" w:hAnsi="Times New Roman" w:cs="Times New Roman"/>
          <w:szCs w:val="21"/>
        </w:rPr>
        <w:t>Ⅲ</w:t>
      </w:r>
      <w:r w:rsidRPr="00AE74E3">
        <w:rPr>
          <w:rFonts w:ascii="Times New Roman" w:hAnsi="Times New Roman" w:cs="Times New Roman" w:hint="eastAsia"/>
          <w:szCs w:val="21"/>
        </w:rPr>
        <w:t xml:space="preserve"> (MIMIC-</w:t>
      </w:r>
      <w:r w:rsidR="00D266D1" w:rsidRPr="00D266D1">
        <w:rPr>
          <w:rFonts w:ascii="Times New Roman" w:eastAsia="DengXian" w:hAnsi="Times New Roman" w:cs="Times New Roman"/>
          <w:szCs w:val="21"/>
        </w:rPr>
        <w:t>Ⅲ</w:t>
      </w:r>
      <w:r w:rsidRPr="00AE74E3">
        <w:rPr>
          <w:rFonts w:ascii="Times New Roman" w:hAnsi="Times New Roman" w:cs="Times New Roman" w:hint="eastAsia"/>
          <w:szCs w:val="21"/>
        </w:rPr>
        <w:t>) database, which is a publicly accessible, de-identified critical care dataset. Access to the MIMIC-</w:t>
      </w:r>
      <w:r w:rsidR="00D266D1" w:rsidRPr="00D266D1">
        <w:rPr>
          <w:rFonts w:ascii="Times New Roman" w:eastAsia="DengXian" w:hAnsi="Times New Roman" w:cs="Times New Roman"/>
          <w:szCs w:val="21"/>
        </w:rPr>
        <w:t>Ⅲ</w:t>
      </w:r>
      <w:r w:rsidRPr="00AE74E3">
        <w:rPr>
          <w:rFonts w:ascii="Times New Roman" w:hAnsi="Times New Roman" w:cs="Times New Roman" w:hint="eastAsia"/>
          <w:szCs w:val="21"/>
        </w:rPr>
        <w:t xml:space="preserve"> database is subject to completion of the required data use agreements and training, as described at </w:t>
      </w:r>
      <w:hyperlink r:id="rId18" w:history="1">
        <w:r w:rsidR="00D266D1" w:rsidRPr="00A5157E">
          <w:rPr>
            <w:rStyle w:val="a9"/>
            <w:rFonts w:ascii="Times New Roman" w:hAnsi="Times New Roman" w:cs="Times New Roman"/>
            <w:szCs w:val="21"/>
          </w:rPr>
          <w:t>https://physionet.org/content/mimiciii/</w:t>
        </w:r>
      </w:hyperlink>
      <w:r w:rsidRPr="00AE74E3">
        <w:rPr>
          <w:rFonts w:ascii="Times New Roman" w:hAnsi="Times New Roman" w:cs="Times New Roman" w:hint="eastAsia"/>
          <w:szCs w:val="21"/>
        </w:rPr>
        <w:t>.</w:t>
      </w:r>
      <w:r w:rsidR="001319BE">
        <w:rPr>
          <w:rFonts w:ascii="Times New Roman" w:hAnsi="Times New Roman" w:cs="Times New Roman" w:hint="eastAsia"/>
          <w:szCs w:val="21"/>
        </w:rPr>
        <w:t xml:space="preserve"> </w:t>
      </w:r>
      <w:r w:rsidRPr="00AE74E3">
        <w:rPr>
          <w:rFonts w:ascii="Times New Roman" w:hAnsi="Times New Roman" w:cs="Times New Roman" w:hint="eastAsia"/>
          <w:szCs w:val="21"/>
        </w:rPr>
        <w:t>No new datasets were generated during the current study. All simulation data were generated within the Gym-Sepsis environment (</w:t>
      </w:r>
      <w:hyperlink r:id="rId19" w:history="1">
        <w:r w:rsidRPr="00B02FBF">
          <w:rPr>
            <w:rStyle w:val="a9"/>
            <w:rFonts w:ascii="Times New Roman" w:hAnsi="Times New Roman" w:cs="Times New Roman" w:hint="eastAsia"/>
            <w:szCs w:val="21"/>
          </w:rPr>
          <w:t>https://github.com/gefeilin/gym-sepsis</w:t>
        </w:r>
      </w:hyperlink>
      <w:r w:rsidRPr="00AE74E3">
        <w:rPr>
          <w:rFonts w:ascii="Times New Roman" w:hAnsi="Times New Roman" w:cs="Times New Roman" w:hint="eastAsia"/>
          <w:szCs w:val="21"/>
        </w:rPr>
        <w:t>)</w:t>
      </w:r>
      <w:r>
        <w:rPr>
          <w:rFonts w:ascii="Times New Roman" w:hAnsi="Times New Roman" w:cs="Times New Roman" w:hint="eastAsia"/>
          <w:szCs w:val="21"/>
        </w:rPr>
        <w:t xml:space="preserve"> </w:t>
      </w:r>
      <w:r w:rsidRPr="00AE74E3">
        <w:rPr>
          <w:rFonts w:ascii="Times New Roman" w:hAnsi="Times New Roman" w:cs="Times New Roman" w:hint="eastAsia"/>
          <w:szCs w:val="21"/>
        </w:rPr>
        <w:t xml:space="preserve">for experimental evaluation. Code for replication is available at </w:t>
      </w:r>
      <w:hyperlink r:id="rId20" w:history="1">
        <w:r w:rsidR="00D266D1" w:rsidRPr="00A5157E">
          <w:rPr>
            <w:rStyle w:val="a9"/>
            <w:rFonts w:ascii="Times New Roman" w:hAnsi="Times New Roman" w:cs="Times New Roman"/>
            <w:szCs w:val="21"/>
          </w:rPr>
          <w:t>https://github.com/tutucheng99/sepsis-rl-interpretability</w:t>
        </w:r>
      </w:hyperlink>
      <w:r w:rsidRPr="00AE74E3">
        <w:rPr>
          <w:rFonts w:ascii="Times New Roman" w:hAnsi="Times New Roman" w:cs="Times New Roman" w:hint="eastAsia"/>
          <w:szCs w:val="21"/>
        </w:rPr>
        <w:t>.</w:t>
      </w:r>
      <w:bookmarkStart w:id="62" w:name="_Hlk183002642"/>
    </w:p>
    <w:p w14:paraId="1315042D" w14:textId="534E87B9" w:rsidR="003A79DD" w:rsidRPr="00EE2A91" w:rsidRDefault="003A79DD" w:rsidP="00E4706F">
      <w:pPr>
        <w:keepNext/>
        <w:keepLines/>
        <w:spacing w:beforeLines="50" w:before="156" w:afterLines="50" w:after="156"/>
        <w:outlineLvl w:val="0"/>
        <w:rPr>
          <w:rFonts w:ascii="Times New Roman" w:hAnsi="Times New Roman" w:cs="Times New Roman"/>
          <w:b/>
          <w:bCs/>
          <w:kern w:val="44"/>
          <w:sz w:val="32"/>
          <w:szCs w:val="32"/>
        </w:rPr>
      </w:pPr>
      <w:r w:rsidRPr="00EE2A91">
        <w:rPr>
          <w:rFonts w:ascii="Times New Roman" w:hAnsi="Times New Roman" w:cs="Times New Roman"/>
          <w:b/>
          <w:bCs/>
          <w:kern w:val="44"/>
          <w:sz w:val="32"/>
          <w:szCs w:val="32"/>
        </w:rPr>
        <w:t xml:space="preserve">Ethics Approval and Consent to Participate </w:t>
      </w:r>
    </w:p>
    <w:p w14:paraId="6BA0179E" w14:textId="48ABA1D5" w:rsidR="00AE74E3" w:rsidRPr="00AE74E3" w:rsidRDefault="00AE74E3" w:rsidP="00D266D1">
      <w:pPr>
        <w:rPr>
          <w:rFonts w:ascii="Times New Roman" w:hAnsi="Times New Roman" w:cs="Times New Roman"/>
          <w:szCs w:val="21"/>
        </w:rPr>
      </w:pPr>
      <w:bookmarkStart w:id="63" w:name="_Hlk183002632"/>
      <w:bookmarkEnd w:id="62"/>
      <w:r w:rsidRPr="00AE74E3">
        <w:rPr>
          <w:rFonts w:ascii="Times New Roman" w:hAnsi="Times New Roman" w:cs="Times New Roman"/>
          <w:szCs w:val="21"/>
        </w:rPr>
        <w:t>This study did not involve direct interaction with human participants or animals. All analyses were conducted using publicly available, de-identified data and a simulation environment derived from such data.</w:t>
      </w:r>
      <w:r w:rsidR="001319BE">
        <w:rPr>
          <w:rFonts w:ascii="Times New Roman" w:hAnsi="Times New Roman" w:cs="Times New Roman" w:hint="eastAsia"/>
          <w:szCs w:val="21"/>
        </w:rPr>
        <w:t xml:space="preserve"> </w:t>
      </w:r>
      <w:r w:rsidRPr="00AE74E3">
        <w:rPr>
          <w:rFonts w:ascii="Times New Roman" w:hAnsi="Times New Roman" w:cs="Times New Roman"/>
          <w:szCs w:val="21"/>
        </w:rPr>
        <w:t>The use of the MIMIC-</w:t>
      </w:r>
      <w:r w:rsidR="00D266D1" w:rsidRPr="00D266D1">
        <w:rPr>
          <w:rFonts w:ascii="Times New Roman" w:eastAsia="DengXian" w:hAnsi="Times New Roman" w:cs="Times New Roman"/>
          <w:szCs w:val="21"/>
        </w:rPr>
        <w:t>Ⅲ</w:t>
      </w:r>
      <w:r w:rsidRPr="00AE74E3">
        <w:rPr>
          <w:rFonts w:ascii="Times New Roman" w:hAnsi="Times New Roman" w:cs="Times New Roman"/>
          <w:szCs w:val="21"/>
        </w:rPr>
        <w:t xml:space="preserve"> database was conducted in accordance with its data use agreement, under which informed consent was waived due to the de-identified nature of the dataset. Therefore, ethical approval and consent to participate were not required for this study.</w:t>
      </w:r>
    </w:p>
    <w:bookmarkEnd w:id="63"/>
    <w:p w14:paraId="69D7628B" w14:textId="77777777" w:rsidR="003A79DD" w:rsidRPr="00EE2A91" w:rsidRDefault="003A79DD" w:rsidP="00E4706F">
      <w:pPr>
        <w:keepNext/>
        <w:keepLines/>
        <w:spacing w:beforeLines="50" w:before="156" w:afterLines="50" w:after="156"/>
        <w:outlineLvl w:val="0"/>
        <w:rPr>
          <w:rFonts w:ascii="Times New Roman" w:hAnsi="Times New Roman" w:cs="Times New Roman"/>
          <w:b/>
          <w:bCs/>
          <w:kern w:val="44"/>
          <w:sz w:val="32"/>
          <w:szCs w:val="32"/>
        </w:rPr>
      </w:pPr>
      <w:r w:rsidRPr="00EE2A91">
        <w:rPr>
          <w:rFonts w:ascii="Times New Roman" w:hAnsi="Times New Roman" w:cs="Times New Roman"/>
          <w:b/>
          <w:bCs/>
          <w:kern w:val="44"/>
          <w:sz w:val="32"/>
          <w:szCs w:val="32"/>
        </w:rPr>
        <w:t>Funding</w:t>
      </w:r>
    </w:p>
    <w:p w14:paraId="2C51F385" w14:textId="77777777" w:rsidR="00D266D1" w:rsidRDefault="00AE74E3" w:rsidP="001319BE">
      <w:pPr>
        <w:rPr>
          <w:rFonts w:ascii="Times New Roman" w:hAnsi="Times New Roman" w:cs="Times New Roman"/>
          <w:szCs w:val="21"/>
        </w:rPr>
      </w:pPr>
      <w:r w:rsidRPr="00AE74E3">
        <w:rPr>
          <w:rFonts w:ascii="Times New Roman" w:hAnsi="Times New Roman" w:cs="Times New Roman"/>
          <w:szCs w:val="21"/>
        </w:rPr>
        <w:t>This research received no external funding.</w:t>
      </w:r>
      <w:r w:rsidRPr="00AE74E3" w:rsidDel="00AE74E3">
        <w:rPr>
          <w:rFonts w:ascii="Times New Roman" w:hAnsi="Times New Roman" w:cs="Times New Roman"/>
          <w:szCs w:val="21"/>
        </w:rPr>
        <w:t xml:space="preserve"> </w:t>
      </w:r>
      <w:bookmarkStart w:id="64" w:name="_Hlk183002807"/>
    </w:p>
    <w:p w14:paraId="4DC36368" w14:textId="5EF7F4EE" w:rsidR="00EB3E71" w:rsidRPr="005D137D" w:rsidRDefault="00EB3E71" w:rsidP="00E4706F">
      <w:pPr>
        <w:pStyle w:val="1"/>
        <w:spacing w:beforeLines="50" w:before="156" w:afterLines="50" w:after="156" w:line="240" w:lineRule="auto"/>
        <w:rPr>
          <w:rFonts w:cs="Times New Roman"/>
          <w:szCs w:val="32"/>
        </w:rPr>
      </w:pPr>
      <w:bookmarkStart w:id="65" w:name="OLE_LINK2"/>
      <w:bookmarkEnd w:id="42"/>
      <w:bookmarkEnd w:id="43"/>
      <w:bookmarkEnd w:id="64"/>
      <w:r w:rsidRPr="005D137D">
        <w:rPr>
          <w:rFonts w:cs="Times New Roman"/>
          <w:szCs w:val="32"/>
        </w:rPr>
        <w:t>References</w:t>
      </w:r>
    </w:p>
    <w:p w14:paraId="32A11C1A" w14:textId="5425034C" w:rsidR="00386196" w:rsidRPr="00CC7B05" w:rsidRDefault="005F09DF" w:rsidP="00E4706F">
      <w:pPr>
        <w:pStyle w:val="a7"/>
        <w:ind w:left="0"/>
        <w:jc w:val="both"/>
        <w:rPr>
          <w:rFonts w:ascii="Times New Roman" w:eastAsiaTheme="minorEastAsia" w:hAnsi="Times New Roman" w:cs="Times New Roman"/>
          <w:sz w:val="21"/>
          <w:szCs w:val="21"/>
          <w:lang w:val="de-DE" w:eastAsia="zh-CN"/>
        </w:rPr>
      </w:pPr>
      <w:bookmarkStart w:id="66" w:name="_Hlk183002290"/>
      <w:bookmarkStart w:id="67" w:name="_Hlk183006243"/>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Rudd, K.E., Johnson, S.C., </w:t>
      </w:r>
      <w:proofErr w:type="spellStart"/>
      <w:r w:rsidR="00386196" w:rsidRPr="00DD03A0">
        <w:rPr>
          <w:rFonts w:ascii="Times New Roman" w:hAnsi="Times New Roman" w:cs="Times New Roman"/>
          <w:sz w:val="21"/>
          <w:szCs w:val="21"/>
        </w:rPr>
        <w:t>Agesa</w:t>
      </w:r>
      <w:proofErr w:type="spellEnd"/>
      <w:r w:rsidR="00386196" w:rsidRPr="00DD03A0">
        <w:rPr>
          <w:rFonts w:ascii="Times New Roman" w:hAnsi="Times New Roman" w:cs="Times New Roman"/>
          <w:sz w:val="21"/>
          <w:szCs w:val="21"/>
        </w:rPr>
        <w:t xml:space="preserve">, K.M., et al. Global, regional, and national sepsis incidence and mortality, 1990–2017: analysis for the Global Burden of Disease Study. </w:t>
      </w:r>
      <w:r w:rsidR="00386196" w:rsidRPr="00EE2A91">
        <w:rPr>
          <w:rFonts w:ascii="Times New Roman" w:hAnsi="Times New Roman" w:cs="Times New Roman"/>
          <w:i/>
          <w:sz w:val="21"/>
          <w:szCs w:val="21"/>
          <w:lang w:val="de-DE"/>
        </w:rPr>
        <w:t>Lancet</w:t>
      </w:r>
      <w:r w:rsidR="00386196" w:rsidRPr="00EE2A91">
        <w:rPr>
          <w:rFonts w:ascii="Times New Roman" w:hAnsi="Times New Roman" w:cs="Times New Roman"/>
          <w:sz w:val="21"/>
          <w:szCs w:val="21"/>
          <w:lang w:val="de-DE"/>
        </w:rPr>
        <w:t xml:space="preserve">. 2020;395(10219):200–211. </w:t>
      </w:r>
      <w:r w:rsidR="00CC7B05">
        <w:fldChar w:fldCharType="begin"/>
      </w:r>
      <w:r w:rsidR="00CC7B05">
        <w:instrText>HYPERLINK "https://doi.org/10.1016/S0140-6736(19)32989-7"</w:instrText>
      </w:r>
      <w:r w:rsidR="00CC7B05">
        <w:fldChar w:fldCharType="separate"/>
      </w:r>
      <w:r w:rsidR="00CC7B05" w:rsidRPr="00430843">
        <w:rPr>
          <w:rStyle w:val="a9"/>
          <w:rFonts w:ascii="Times New Roman" w:hAnsi="Times New Roman" w:cs="Times New Roman"/>
          <w:sz w:val="21"/>
          <w:szCs w:val="21"/>
          <w:lang w:val="de-DE"/>
        </w:rPr>
        <w:t>https://doi.org/10.1016/S0140-6736(19)32989-7</w:t>
      </w:r>
      <w:r w:rsidR="00CC7B05">
        <w:fldChar w:fldCharType="end"/>
      </w:r>
      <w:r w:rsidR="00CC7B05">
        <w:rPr>
          <w:rFonts w:ascii="Times New Roman" w:eastAsiaTheme="minorEastAsia" w:hAnsi="Times New Roman" w:cs="Times New Roman" w:hint="eastAsia"/>
          <w:sz w:val="21"/>
          <w:szCs w:val="21"/>
          <w:lang w:val="de-DE" w:eastAsia="zh-CN"/>
        </w:rPr>
        <w:t xml:space="preserve"> </w:t>
      </w:r>
    </w:p>
    <w:p w14:paraId="01E60A61" w14:textId="3807F83E" w:rsidR="00386196" w:rsidRPr="00B76B80"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386196" w:rsidRPr="00DD03A0">
        <w:rPr>
          <w:rFonts w:ascii="Times New Roman" w:hAnsi="Times New Roman" w:cs="Times New Roman"/>
          <w:sz w:val="21"/>
          <w:szCs w:val="21"/>
          <w:lang w:val="de-DE"/>
        </w:rPr>
        <w:t>2</w:t>
      </w:r>
      <w:r>
        <w:rPr>
          <w:rFonts w:ascii="Times New Roman" w:eastAsiaTheme="minorEastAsia" w:hAnsi="Times New Roman" w:cs="Times New Roman" w:hint="eastAsia"/>
          <w:sz w:val="21"/>
          <w:szCs w:val="21"/>
          <w:lang w:val="de-DE" w:eastAsia="zh-CN"/>
        </w:rPr>
        <w:t xml:space="preserve">] </w:t>
      </w:r>
      <w:r w:rsidR="00386196" w:rsidRPr="00DD03A0">
        <w:rPr>
          <w:rFonts w:ascii="Times New Roman" w:hAnsi="Times New Roman" w:cs="Times New Roman"/>
          <w:sz w:val="21"/>
          <w:szCs w:val="21"/>
          <w:lang w:val="de-DE"/>
        </w:rPr>
        <w:t xml:space="preserve">Fleischmann, C., Scherag, A., Adhikari, N.K., et al. </w:t>
      </w:r>
      <w:r w:rsidR="00386196" w:rsidRPr="00DD03A0">
        <w:rPr>
          <w:rFonts w:ascii="Times New Roman" w:hAnsi="Times New Roman" w:cs="Times New Roman"/>
          <w:sz w:val="21"/>
          <w:szCs w:val="21"/>
        </w:rPr>
        <w:t xml:space="preserve">Assessment of global incidence and </w:t>
      </w:r>
      <w:r w:rsidR="00386196" w:rsidRPr="00DD03A0">
        <w:rPr>
          <w:rFonts w:ascii="Times New Roman" w:hAnsi="Times New Roman" w:cs="Times New Roman"/>
          <w:sz w:val="21"/>
          <w:szCs w:val="21"/>
        </w:rPr>
        <w:lastRenderedPageBreak/>
        <w:t xml:space="preserve">mortality of hospital-treated sepsis: current estimates and limitations. </w:t>
      </w:r>
      <w:r w:rsidR="00386196" w:rsidRPr="003A79DD">
        <w:rPr>
          <w:rFonts w:ascii="Times New Roman" w:hAnsi="Times New Roman" w:cs="Times New Roman"/>
          <w:i/>
          <w:sz w:val="21"/>
          <w:szCs w:val="21"/>
        </w:rPr>
        <w:t>Am J Respir Crit Care Med</w:t>
      </w:r>
      <w:r w:rsidR="00386196" w:rsidRPr="00DD03A0">
        <w:rPr>
          <w:rFonts w:ascii="Times New Roman" w:hAnsi="Times New Roman" w:cs="Times New Roman"/>
          <w:sz w:val="21"/>
          <w:szCs w:val="21"/>
        </w:rPr>
        <w:t xml:space="preserve">. 2016;193(3):259–272. </w:t>
      </w:r>
      <w:hyperlink r:id="rId21" w:history="1">
        <w:r w:rsidR="003A79DD" w:rsidRPr="00B76B80">
          <w:rPr>
            <w:rStyle w:val="a9"/>
            <w:rFonts w:ascii="Times New Roman" w:hAnsi="Times New Roman" w:cs="Times New Roman"/>
            <w:sz w:val="21"/>
            <w:szCs w:val="21"/>
          </w:rPr>
          <w:t>https://doi.org/10.1164/rccm.201504-0781OC</w:t>
        </w:r>
      </w:hyperlink>
      <w:r w:rsidR="003A79DD" w:rsidRPr="00B76B80">
        <w:rPr>
          <w:rFonts w:ascii="Times New Roman" w:eastAsiaTheme="minorEastAsia" w:hAnsi="Times New Roman" w:cs="Times New Roman" w:hint="eastAsia"/>
          <w:sz w:val="21"/>
          <w:szCs w:val="21"/>
          <w:lang w:eastAsia="zh-CN"/>
        </w:rPr>
        <w:t xml:space="preserve"> </w:t>
      </w:r>
    </w:p>
    <w:p w14:paraId="45BE9DA2" w14:textId="348B8D61"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386196" w:rsidRPr="00DD03A0">
        <w:rPr>
          <w:rFonts w:ascii="Times New Roman" w:hAnsi="Times New Roman" w:cs="Times New Roman"/>
          <w:sz w:val="21"/>
          <w:szCs w:val="21"/>
          <w:lang w:val="de-DE"/>
        </w:rPr>
        <w:t>3</w:t>
      </w:r>
      <w:r>
        <w:rPr>
          <w:rFonts w:ascii="Times New Roman" w:eastAsiaTheme="minorEastAsia" w:hAnsi="Times New Roman" w:cs="Times New Roman" w:hint="eastAsia"/>
          <w:sz w:val="21"/>
          <w:szCs w:val="21"/>
          <w:lang w:val="de-DE" w:eastAsia="zh-CN"/>
        </w:rPr>
        <w:t xml:space="preserve">] </w:t>
      </w:r>
      <w:r w:rsidR="00386196" w:rsidRPr="00DD03A0">
        <w:rPr>
          <w:rFonts w:ascii="Times New Roman" w:hAnsi="Times New Roman" w:cs="Times New Roman"/>
          <w:sz w:val="21"/>
          <w:szCs w:val="21"/>
          <w:lang w:val="de-DE"/>
        </w:rPr>
        <w:t xml:space="preserve">Singer, M., Deutschman, C.S., Seymour, C.W., et al. </w:t>
      </w:r>
      <w:r w:rsidR="00386196" w:rsidRPr="00DD03A0">
        <w:rPr>
          <w:rFonts w:ascii="Times New Roman" w:hAnsi="Times New Roman" w:cs="Times New Roman"/>
          <w:sz w:val="21"/>
          <w:szCs w:val="21"/>
        </w:rPr>
        <w:t xml:space="preserve">The Third International Consensus Definitions for Sepsis and Septic Shock (Sepsis-3). </w:t>
      </w:r>
      <w:r w:rsidR="00386196" w:rsidRPr="003A79DD">
        <w:rPr>
          <w:rFonts w:ascii="Times New Roman" w:hAnsi="Times New Roman" w:cs="Times New Roman"/>
          <w:i/>
          <w:sz w:val="21"/>
          <w:szCs w:val="21"/>
        </w:rPr>
        <w:t>JAMA</w:t>
      </w:r>
      <w:r w:rsidR="00386196" w:rsidRPr="00DD03A0">
        <w:rPr>
          <w:rFonts w:ascii="Times New Roman" w:hAnsi="Times New Roman" w:cs="Times New Roman"/>
          <w:sz w:val="21"/>
          <w:szCs w:val="21"/>
        </w:rPr>
        <w:t xml:space="preserve">. 2016;315(8):801–810. </w:t>
      </w:r>
      <w:hyperlink r:id="rId22" w:history="1">
        <w:r w:rsidR="003A79DD" w:rsidRPr="00430843">
          <w:rPr>
            <w:rStyle w:val="a9"/>
            <w:rFonts w:ascii="Times New Roman" w:hAnsi="Times New Roman" w:cs="Times New Roman"/>
            <w:sz w:val="21"/>
            <w:szCs w:val="21"/>
          </w:rPr>
          <w:t>https://doi.org/10.1001/jama.2016.0287</w:t>
        </w:r>
      </w:hyperlink>
      <w:r w:rsidR="003A79DD">
        <w:rPr>
          <w:rFonts w:ascii="Times New Roman" w:eastAsiaTheme="minorEastAsia" w:hAnsi="Times New Roman" w:cs="Times New Roman" w:hint="eastAsia"/>
          <w:sz w:val="21"/>
          <w:szCs w:val="21"/>
          <w:lang w:eastAsia="zh-CN"/>
        </w:rPr>
        <w:t xml:space="preserve"> </w:t>
      </w:r>
    </w:p>
    <w:p w14:paraId="18864D87" w14:textId="7659AE7F"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4</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Rhodes, A., Evans, L.E., Alhazzani, W., et al. Surviving Sepsis Campaign: International guidelines for management of sepsis and septic shock: 2016. </w:t>
      </w:r>
      <w:r w:rsidR="00386196" w:rsidRPr="003A79DD">
        <w:rPr>
          <w:rFonts w:ascii="Times New Roman" w:hAnsi="Times New Roman" w:cs="Times New Roman"/>
          <w:i/>
          <w:sz w:val="21"/>
          <w:szCs w:val="21"/>
        </w:rPr>
        <w:t>Intensive Care Med</w:t>
      </w:r>
      <w:r w:rsidR="00386196" w:rsidRPr="00DD03A0">
        <w:rPr>
          <w:rFonts w:ascii="Times New Roman" w:hAnsi="Times New Roman" w:cs="Times New Roman"/>
          <w:sz w:val="21"/>
          <w:szCs w:val="21"/>
        </w:rPr>
        <w:t xml:space="preserve">. 2017;43(3):304–377. </w:t>
      </w:r>
      <w:hyperlink r:id="rId23" w:history="1">
        <w:r w:rsidR="003A79DD" w:rsidRPr="00430843">
          <w:rPr>
            <w:rStyle w:val="a9"/>
            <w:rFonts w:ascii="Times New Roman" w:hAnsi="Times New Roman" w:cs="Times New Roman"/>
            <w:sz w:val="21"/>
            <w:szCs w:val="21"/>
          </w:rPr>
          <w:t>https://doi.org/10.1007/s00134-017-4683-6</w:t>
        </w:r>
      </w:hyperlink>
      <w:r w:rsidR="003A79DD">
        <w:rPr>
          <w:rFonts w:ascii="Times New Roman" w:eastAsiaTheme="minorEastAsia" w:hAnsi="Times New Roman" w:cs="Times New Roman" w:hint="eastAsia"/>
          <w:sz w:val="21"/>
          <w:szCs w:val="21"/>
          <w:lang w:eastAsia="zh-CN"/>
        </w:rPr>
        <w:t xml:space="preserve"> </w:t>
      </w:r>
    </w:p>
    <w:p w14:paraId="38F53A1B" w14:textId="072C7A6E"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5</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Rivers, E., Nguyen, B., </w:t>
      </w:r>
      <w:proofErr w:type="spellStart"/>
      <w:r w:rsidR="00386196" w:rsidRPr="00DD03A0">
        <w:rPr>
          <w:rFonts w:ascii="Times New Roman" w:hAnsi="Times New Roman" w:cs="Times New Roman"/>
          <w:sz w:val="21"/>
          <w:szCs w:val="21"/>
        </w:rPr>
        <w:t>Havstad</w:t>
      </w:r>
      <w:proofErr w:type="spellEnd"/>
      <w:r w:rsidR="00386196" w:rsidRPr="00DD03A0">
        <w:rPr>
          <w:rFonts w:ascii="Times New Roman" w:hAnsi="Times New Roman" w:cs="Times New Roman"/>
          <w:sz w:val="21"/>
          <w:szCs w:val="21"/>
        </w:rPr>
        <w:t xml:space="preserve">, S., et al. Early goal-directed therapy in the treatment of severe sepsis and septic shock. </w:t>
      </w:r>
      <w:r w:rsidR="00386196" w:rsidRPr="003A79DD">
        <w:rPr>
          <w:rFonts w:ascii="Times New Roman" w:hAnsi="Times New Roman" w:cs="Times New Roman"/>
          <w:i/>
          <w:sz w:val="21"/>
          <w:szCs w:val="21"/>
        </w:rPr>
        <w:t>N Engl J Med</w:t>
      </w:r>
      <w:r w:rsidR="00386196" w:rsidRPr="00DD03A0">
        <w:rPr>
          <w:rFonts w:ascii="Times New Roman" w:hAnsi="Times New Roman" w:cs="Times New Roman"/>
          <w:sz w:val="21"/>
          <w:szCs w:val="21"/>
        </w:rPr>
        <w:t xml:space="preserve">. 2001;345(19):1368–1377. </w:t>
      </w:r>
      <w:hyperlink r:id="rId24" w:history="1">
        <w:r w:rsidR="003A79DD" w:rsidRPr="00430843">
          <w:rPr>
            <w:rStyle w:val="a9"/>
            <w:rFonts w:ascii="Times New Roman" w:hAnsi="Times New Roman" w:cs="Times New Roman"/>
            <w:sz w:val="21"/>
            <w:szCs w:val="21"/>
          </w:rPr>
          <w:t>https://doi.org/10.1056/NEJMoa010307</w:t>
        </w:r>
      </w:hyperlink>
      <w:r w:rsidR="003A79DD">
        <w:rPr>
          <w:rFonts w:ascii="Times New Roman" w:eastAsiaTheme="minorEastAsia" w:hAnsi="Times New Roman" w:cs="Times New Roman" w:hint="eastAsia"/>
          <w:sz w:val="21"/>
          <w:szCs w:val="21"/>
          <w:lang w:eastAsia="zh-CN"/>
        </w:rPr>
        <w:t xml:space="preserve"> </w:t>
      </w:r>
    </w:p>
    <w:p w14:paraId="791715D7" w14:textId="6ED9B9D8"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6</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ARISE Investigators, ANZICS Clinical Trials Group, Peake, S.L., et al. Goal-directed resuscitation for patients with early septic shock. </w:t>
      </w:r>
      <w:r w:rsidR="00386196" w:rsidRPr="003A79DD">
        <w:rPr>
          <w:rFonts w:ascii="Times New Roman" w:hAnsi="Times New Roman" w:cs="Times New Roman"/>
          <w:i/>
          <w:sz w:val="21"/>
          <w:szCs w:val="21"/>
        </w:rPr>
        <w:t>N Engl J Med</w:t>
      </w:r>
      <w:r w:rsidR="00386196" w:rsidRPr="00DD03A0">
        <w:rPr>
          <w:rFonts w:ascii="Times New Roman" w:hAnsi="Times New Roman" w:cs="Times New Roman"/>
          <w:sz w:val="21"/>
          <w:szCs w:val="21"/>
        </w:rPr>
        <w:t xml:space="preserve">. 2014;371(16):1496–1506. </w:t>
      </w:r>
      <w:hyperlink r:id="rId25" w:history="1">
        <w:r w:rsidR="003A79DD" w:rsidRPr="00430843">
          <w:rPr>
            <w:rStyle w:val="a9"/>
            <w:rFonts w:ascii="Times New Roman" w:hAnsi="Times New Roman" w:cs="Times New Roman"/>
            <w:sz w:val="21"/>
            <w:szCs w:val="21"/>
          </w:rPr>
          <w:t>https://doi.org/10.1056/NEJMoa1404380</w:t>
        </w:r>
      </w:hyperlink>
      <w:r w:rsidR="003A79DD">
        <w:rPr>
          <w:rFonts w:ascii="Times New Roman" w:eastAsiaTheme="minorEastAsia" w:hAnsi="Times New Roman" w:cs="Times New Roman" w:hint="eastAsia"/>
          <w:sz w:val="21"/>
          <w:szCs w:val="21"/>
          <w:lang w:eastAsia="zh-CN"/>
        </w:rPr>
        <w:t xml:space="preserve"> </w:t>
      </w:r>
    </w:p>
    <w:p w14:paraId="7914C1D7" w14:textId="2059460E" w:rsidR="00386196" w:rsidRPr="00EE2A91" w:rsidRDefault="005F09DF" w:rsidP="00E4706F">
      <w:pPr>
        <w:pStyle w:val="a7"/>
        <w:ind w:left="0"/>
        <w:jc w:val="both"/>
        <w:rPr>
          <w:rFonts w:ascii="Times New Roman" w:eastAsiaTheme="minorEastAsia" w:hAnsi="Times New Roman" w:cs="Times New Roman"/>
          <w:sz w:val="21"/>
          <w:szCs w:val="21"/>
          <w:lang w:val="it-IT"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7</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Nwafor, D.C., Brichacek, A.L., Mohammad, A.S., et al. Targeting the blood-brain barrier to prevent sepsis-associated cognitive impairment. </w:t>
      </w:r>
      <w:r w:rsidR="00386196" w:rsidRPr="003A79DD">
        <w:rPr>
          <w:rFonts w:ascii="Times New Roman" w:hAnsi="Times New Roman" w:cs="Times New Roman"/>
          <w:i/>
          <w:sz w:val="21"/>
          <w:szCs w:val="21"/>
        </w:rPr>
        <w:t xml:space="preserve">J Cent </w:t>
      </w:r>
      <w:proofErr w:type="spellStart"/>
      <w:r w:rsidR="00386196" w:rsidRPr="003A79DD">
        <w:rPr>
          <w:rFonts w:ascii="Times New Roman" w:hAnsi="Times New Roman" w:cs="Times New Roman"/>
          <w:i/>
          <w:sz w:val="21"/>
          <w:szCs w:val="21"/>
        </w:rPr>
        <w:t>Nerv</w:t>
      </w:r>
      <w:proofErr w:type="spellEnd"/>
      <w:r w:rsidR="00386196" w:rsidRPr="003A79DD">
        <w:rPr>
          <w:rFonts w:ascii="Times New Roman" w:hAnsi="Times New Roman" w:cs="Times New Roman"/>
          <w:i/>
          <w:sz w:val="21"/>
          <w:szCs w:val="21"/>
        </w:rPr>
        <w:t xml:space="preserve"> Syst Dis</w:t>
      </w:r>
      <w:r w:rsidR="00386196" w:rsidRPr="00DD03A0">
        <w:rPr>
          <w:rFonts w:ascii="Times New Roman" w:hAnsi="Times New Roman" w:cs="Times New Roman"/>
          <w:sz w:val="21"/>
          <w:szCs w:val="21"/>
        </w:rPr>
        <w:t xml:space="preserve">. </w:t>
      </w:r>
      <w:proofErr w:type="gramStart"/>
      <w:r w:rsidR="00386196" w:rsidRPr="00DD03A0">
        <w:rPr>
          <w:rFonts w:ascii="Times New Roman" w:hAnsi="Times New Roman" w:cs="Times New Roman"/>
          <w:sz w:val="21"/>
          <w:szCs w:val="21"/>
        </w:rPr>
        <w:t>2019;11:1179573519840652</w:t>
      </w:r>
      <w:proofErr w:type="gramEnd"/>
      <w:r w:rsidR="00386196" w:rsidRPr="00DD03A0">
        <w:rPr>
          <w:rFonts w:ascii="Times New Roman" w:hAnsi="Times New Roman" w:cs="Times New Roman"/>
          <w:sz w:val="21"/>
          <w:szCs w:val="21"/>
        </w:rPr>
        <w:t xml:space="preserve">. </w:t>
      </w:r>
      <w:hyperlink r:id="rId26" w:history="1">
        <w:r w:rsidR="003A79DD" w:rsidRPr="00EE2A91">
          <w:rPr>
            <w:rStyle w:val="a9"/>
            <w:rFonts w:ascii="Times New Roman" w:hAnsi="Times New Roman" w:cs="Times New Roman"/>
            <w:sz w:val="21"/>
            <w:szCs w:val="21"/>
            <w:lang w:val="it-IT"/>
          </w:rPr>
          <w:t>https://doi.org/10.1177/1179573519840652</w:t>
        </w:r>
      </w:hyperlink>
      <w:r w:rsidR="003A79DD" w:rsidRPr="00EE2A91">
        <w:rPr>
          <w:rFonts w:ascii="Times New Roman" w:eastAsiaTheme="minorEastAsia" w:hAnsi="Times New Roman" w:cs="Times New Roman" w:hint="eastAsia"/>
          <w:sz w:val="21"/>
          <w:szCs w:val="21"/>
          <w:lang w:val="it-IT" w:eastAsia="zh-CN"/>
        </w:rPr>
        <w:t xml:space="preserve"> </w:t>
      </w:r>
    </w:p>
    <w:p w14:paraId="1298F525" w14:textId="43820684" w:rsidR="00386196" w:rsidRPr="003A79DD" w:rsidRDefault="005F09DF"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val="it-IT" w:eastAsia="zh-CN"/>
        </w:rPr>
        <w:t>[</w:t>
      </w:r>
      <w:r w:rsidR="00386196" w:rsidRPr="00EE2A91">
        <w:rPr>
          <w:rFonts w:ascii="Times New Roman" w:hAnsi="Times New Roman" w:cs="Times New Roman"/>
          <w:sz w:val="21"/>
          <w:szCs w:val="21"/>
          <w:lang w:val="it-IT"/>
        </w:rPr>
        <w:t>8</w:t>
      </w:r>
      <w:r w:rsidRPr="00EE2A91">
        <w:rPr>
          <w:rFonts w:ascii="Times New Roman" w:eastAsiaTheme="minorEastAsia" w:hAnsi="Times New Roman" w:cs="Times New Roman" w:hint="eastAsia"/>
          <w:sz w:val="21"/>
          <w:szCs w:val="21"/>
          <w:lang w:val="it-IT" w:eastAsia="zh-CN"/>
        </w:rPr>
        <w:t xml:space="preserve">] </w:t>
      </w:r>
      <w:r w:rsidR="00386196" w:rsidRPr="00EE2A91">
        <w:rPr>
          <w:rFonts w:ascii="Times New Roman" w:hAnsi="Times New Roman" w:cs="Times New Roman"/>
          <w:sz w:val="21"/>
          <w:szCs w:val="21"/>
          <w:lang w:val="it-IT"/>
        </w:rPr>
        <w:t xml:space="preserve">Barichello, T., Generoso, J.S., Simões, L.R., et al. </w:t>
      </w:r>
      <w:r w:rsidR="00386196" w:rsidRPr="00DD03A0">
        <w:rPr>
          <w:rFonts w:ascii="Times New Roman" w:hAnsi="Times New Roman" w:cs="Times New Roman"/>
          <w:sz w:val="21"/>
          <w:szCs w:val="21"/>
        </w:rPr>
        <w:t xml:space="preserve">Role of oxidative stress in the pathophysiology of sepsis-associated encephalopathy. </w:t>
      </w:r>
      <w:proofErr w:type="spellStart"/>
      <w:r w:rsidR="00386196" w:rsidRPr="003A79DD">
        <w:rPr>
          <w:rFonts w:ascii="Times New Roman" w:hAnsi="Times New Roman" w:cs="Times New Roman"/>
          <w:i/>
          <w:sz w:val="21"/>
          <w:szCs w:val="21"/>
        </w:rPr>
        <w:t>Neurochem</w:t>
      </w:r>
      <w:proofErr w:type="spellEnd"/>
      <w:r w:rsidR="00386196" w:rsidRPr="003A79DD">
        <w:rPr>
          <w:rFonts w:ascii="Times New Roman" w:hAnsi="Times New Roman" w:cs="Times New Roman"/>
          <w:i/>
          <w:sz w:val="21"/>
          <w:szCs w:val="21"/>
        </w:rPr>
        <w:t xml:space="preserve"> Res</w:t>
      </w:r>
      <w:r w:rsidR="00386196" w:rsidRPr="00DD03A0">
        <w:rPr>
          <w:rFonts w:ascii="Times New Roman" w:hAnsi="Times New Roman" w:cs="Times New Roman"/>
          <w:sz w:val="21"/>
          <w:szCs w:val="21"/>
        </w:rPr>
        <w:t xml:space="preserve">. 2013;38(11):2287–2292. </w:t>
      </w:r>
      <w:hyperlink r:id="rId27" w:history="1">
        <w:r w:rsidR="003A79DD" w:rsidRPr="00430843">
          <w:rPr>
            <w:rStyle w:val="a9"/>
            <w:rFonts w:ascii="Times New Roman" w:hAnsi="Times New Roman" w:cs="Times New Roman"/>
            <w:sz w:val="21"/>
            <w:szCs w:val="21"/>
          </w:rPr>
          <w:t>https://doi.org/10.1007/s11064-013-1140-1</w:t>
        </w:r>
      </w:hyperlink>
      <w:r w:rsidR="003A79DD">
        <w:rPr>
          <w:rFonts w:ascii="Times New Roman" w:eastAsiaTheme="minorEastAsia" w:hAnsi="Times New Roman" w:cs="Times New Roman" w:hint="eastAsia"/>
          <w:sz w:val="21"/>
          <w:szCs w:val="21"/>
          <w:lang w:eastAsia="zh-CN"/>
        </w:rPr>
        <w:t xml:space="preserve"> </w:t>
      </w:r>
    </w:p>
    <w:p w14:paraId="76A21BB0" w14:textId="75755C09"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9</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Guerra, C., Linde-</w:t>
      </w:r>
      <w:proofErr w:type="spellStart"/>
      <w:r w:rsidR="00386196" w:rsidRPr="00DD03A0">
        <w:rPr>
          <w:rFonts w:ascii="Times New Roman" w:hAnsi="Times New Roman" w:cs="Times New Roman"/>
          <w:sz w:val="21"/>
          <w:szCs w:val="21"/>
        </w:rPr>
        <w:t>Zwirble</w:t>
      </w:r>
      <w:proofErr w:type="spellEnd"/>
      <w:r w:rsidR="00386196" w:rsidRPr="00DD03A0">
        <w:rPr>
          <w:rFonts w:ascii="Times New Roman" w:hAnsi="Times New Roman" w:cs="Times New Roman"/>
          <w:sz w:val="21"/>
          <w:szCs w:val="21"/>
        </w:rPr>
        <w:t xml:space="preserve">, W.T., Wunsch, H. Risk factors for dementia after critical illness in elderly Medicare beneficiaries. </w:t>
      </w:r>
      <w:r w:rsidR="00386196" w:rsidRPr="003A79DD">
        <w:rPr>
          <w:rFonts w:ascii="Times New Roman" w:hAnsi="Times New Roman" w:cs="Times New Roman"/>
          <w:i/>
          <w:sz w:val="21"/>
          <w:szCs w:val="21"/>
        </w:rPr>
        <w:t>Crit Care</w:t>
      </w:r>
      <w:r w:rsidR="00386196" w:rsidRPr="00DD03A0">
        <w:rPr>
          <w:rFonts w:ascii="Times New Roman" w:hAnsi="Times New Roman" w:cs="Times New Roman"/>
          <w:sz w:val="21"/>
          <w:szCs w:val="21"/>
        </w:rPr>
        <w:t>. 2012;16(6</w:t>
      </w:r>
      <w:proofErr w:type="gramStart"/>
      <w:r w:rsidR="00386196" w:rsidRPr="00DD03A0">
        <w:rPr>
          <w:rFonts w:ascii="Times New Roman" w:hAnsi="Times New Roman" w:cs="Times New Roman"/>
          <w:sz w:val="21"/>
          <w:szCs w:val="21"/>
        </w:rPr>
        <w:t>):R</w:t>
      </w:r>
      <w:proofErr w:type="gramEnd"/>
      <w:r w:rsidR="00386196" w:rsidRPr="00DD03A0">
        <w:rPr>
          <w:rFonts w:ascii="Times New Roman" w:hAnsi="Times New Roman" w:cs="Times New Roman"/>
          <w:sz w:val="21"/>
          <w:szCs w:val="21"/>
        </w:rPr>
        <w:t xml:space="preserve">233. </w:t>
      </w:r>
      <w:hyperlink r:id="rId28" w:history="1">
        <w:r w:rsidR="003A79DD" w:rsidRPr="00430843">
          <w:rPr>
            <w:rStyle w:val="a9"/>
            <w:rFonts w:ascii="Times New Roman" w:hAnsi="Times New Roman" w:cs="Times New Roman"/>
            <w:sz w:val="21"/>
            <w:szCs w:val="21"/>
          </w:rPr>
          <w:t>https://doi.org/10.1186/cc11901</w:t>
        </w:r>
      </w:hyperlink>
      <w:r w:rsidR="003A79DD">
        <w:rPr>
          <w:rFonts w:ascii="Times New Roman" w:eastAsiaTheme="minorEastAsia" w:hAnsi="Times New Roman" w:cs="Times New Roman" w:hint="eastAsia"/>
          <w:sz w:val="21"/>
          <w:szCs w:val="21"/>
          <w:lang w:eastAsia="zh-CN"/>
        </w:rPr>
        <w:t xml:space="preserve"> </w:t>
      </w:r>
    </w:p>
    <w:p w14:paraId="48C22AA8" w14:textId="388EF44D"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10</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Raghu, A., Komorowski, M., Ahmed, I., et al. </w:t>
      </w:r>
      <w:bookmarkStart w:id="68" w:name="OLE_LINK4"/>
      <w:r w:rsidR="00386196" w:rsidRPr="00DD03A0">
        <w:rPr>
          <w:rFonts w:ascii="Times New Roman" w:hAnsi="Times New Roman" w:cs="Times New Roman"/>
          <w:sz w:val="21"/>
          <w:szCs w:val="21"/>
        </w:rPr>
        <w:t>Deep reinforcement learning for sepsis treatment</w:t>
      </w:r>
      <w:bookmarkEnd w:id="68"/>
      <w:r w:rsidR="00386196" w:rsidRPr="00DD03A0">
        <w:rPr>
          <w:rFonts w:ascii="Times New Roman" w:hAnsi="Times New Roman" w:cs="Times New Roman"/>
          <w:sz w:val="21"/>
          <w:szCs w:val="21"/>
        </w:rPr>
        <w:t xml:space="preserve">. In </w:t>
      </w:r>
      <w:proofErr w:type="spellStart"/>
      <w:r w:rsidR="00386196" w:rsidRPr="00E4706F">
        <w:rPr>
          <w:rFonts w:ascii="Times New Roman" w:hAnsi="Times New Roman" w:cs="Times New Roman"/>
          <w:i/>
          <w:iCs/>
          <w:sz w:val="21"/>
          <w:szCs w:val="21"/>
        </w:rPr>
        <w:t>NeurIPS</w:t>
      </w:r>
      <w:proofErr w:type="spellEnd"/>
      <w:r w:rsidR="00386196" w:rsidRPr="00E4706F">
        <w:rPr>
          <w:rFonts w:ascii="Times New Roman" w:hAnsi="Times New Roman" w:cs="Times New Roman"/>
          <w:i/>
          <w:iCs/>
          <w:sz w:val="21"/>
          <w:szCs w:val="21"/>
        </w:rPr>
        <w:t xml:space="preserve"> Workshop on Machine Learning for Health</w:t>
      </w:r>
      <w:r w:rsidR="00386196" w:rsidRPr="00DD03A0">
        <w:rPr>
          <w:rFonts w:ascii="Times New Roman" w:hAnsi="Times New Roman" w:cs="Times New Roman"/>
          <w:sz w:val="21"/>
          <w:szCs w:val="21"/>
        </w:rPr>
        <w:t xml:space="preserve">; 2017. </w:t>
      </w:r>
      <w:proofErr w:type="spellStart"/>
      <w:r w:rsidR="00386196" w:rsidRPr="00DD03A0">
        <w:rPr>
          <w:rFonts w:ascii="Times New Roman" w:hAnsi="Times New Roman" w:cs="Times New Roman"/>
          <w:sz w:val="21"/>
          <w:szCs w:val="21"/>
        </w:rPr>
        <w:t>arXiv</w:t>
      </w:r>
      <w:proofErr w:type="spellEnd"/>
      <w:r w:rsidR="00386196" w:rsidRPr="00DD03A0">
        <w:rPr>
          <w:rFonts w:ascii="Times New Roman" w:hAnsi="Times New Roman" w:cs="Times New Roman"/>
          <w:sz w:val="21"/>
          <w:szCs w:val="21"/>
        </w:rPr>
        <w:t xml:space="preserve"> preprint</w:t>
      </w:r>
      <w:r w:rsidR="005D137D">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arXiv:1711.09602</w:t>
      </w:r>
      <w:r w:rsidR="003A79DD">
        <w:rPr>
          <w:rFonts w:ascii="Times New Roman" w:eastAsiaTheme="minorEastAsia" w:hAnsi="Times New Roman" w:cs="Times New Roman" w:hint="eastAsia"/>
          <w:sz w:val="21"/>
          <w:szCs w:val="21"/>
          <w:lang w:eastAsia="zh-CN"/>
        </w:rPr>
        <w:t xml:space="preserve">. </w:t>
      </w:r>
      <w:hyperlink r:id="rId29" w:history="1">
        <w:r w:rsidR="003A79DD" w:rsidRPr="00430843">
          <w:rPr>
            <w:rStyle w:val="a9"/>
            <w:rFonts w:ascii="Times New Roman" w:eastAsiaTheme="minorEastAsia" w:hAnsi="Times New Roman" w:cs="Times New Roman"/>
            <w:sz w:val="21"/>
            <w:szCs w:val="21"/>
            <w:lang w:eastAsia="zh-CN"/>
          </w:rPr>
          <w:t>https://doi.org/10.48550/arXiv.1711.09602</w:t>
        </w:r>
      </w:hyperlink>
      <w:r w:rsidR="003A79DD">
        <w:rPr>
          <w:rFonts w:ascii="Times New Roman" w:eastAsiaTheme="minorEastAsia" w:hAnsi="Times New Roman" w:cs="Times New Roman" w:hint="eastAsia"/>
          <w:sz w:val="21"/>
          <w:szCs w:val="21"/>
          <w:lang w:eastAsia="zh-CN"/>
        </w:rPr>
        <w:t xml:space="preserve"> </w:t>
      </w:r>
    </w:p>
    <w:p w14:paraId="6AD915E2" w14:textId="205D72C5"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11</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Komorowski, M., Celi, L.A., Badawi, O., et al. The Artificial Intelligence Clinician learns optimal treatment strategies for sepsis in intensive care. </w:t>
      </w:r>
      <w:r w:rsidR="00386196" w:rsidRPr="003A79DD">
        <w:rPr>
          <w:rFonts w:ascii="Times New Roman" w:hAnsi="Times New Roman" w:cs="Times New Roman"/>
          <w:i/>
          <w:sz w:val="21"/>
          <w:szCs w:val="21"/>
        </w:rPr>
        <w:t>Nat Med</w:t>
      </w:r>
      <w:r w:rsidR="00386196" w:rsidRPr="00DD03A0">
        <w:rPr>
          <w:rFonts w:ascii="Times New Roman" w:hAnsi="Times New Roman" w:cs="Times New Roman"/>
          <w:sz w:val="21"/>
          <w:szCs w:val="21"/>
        </w:rPr>
        <w:t xml:space="preserve">. 2018;24(11):1716–1720. </w:t>
      </w:r>
      <w:hyperlink r:id="rId30" w:history="1">
        <w:r w:rsidR="003A79DD" w:rsidRPr="00430843">
          <w:rPr>
            <w:rStyle w:val="a9"/>
            <w:rFonts w:ascii="Times New Roman" w:hAnsi="Times New Roman" w:cs="Times New Roman"/>
            <w:sz w:val="21"/>
            <w:szCs w:val="21"/>
          </w:rPr>
          <w:t>https://doi.org/10.1038/s41591-018-0213-5</w:t>
        </w:r>
      </w:hyperlink>
      <w:r w:rsidR="003A79DD">
        <w:rPr>
          <w:rFonts w:ascii="Times New Roman" w:eastAsiaTheme="minorEastAsia" w:hAnsi="Times New Roman" w:cs="Times New Roman" w:hint="eastAsia"/>
          <w:sz w:val="21"/>
          <w:szCs w:val="21"/>
          <w:lang w:eastAsia="zh-CN"/>
        </w:rPr>
        <w:t xml:space="preserve"> </w:t>
      </w:r>
    </w:p>
    <w:p w14:paraId="3FDB34FD" w14:textId="632EED88" w:rsidR="00386196" w:rsidRPr="003A79DD" w:rsidRDefault="005F09DF"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12</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U.S. Food and Drug Administration. Artificial intelligence and machine learning (AI/ML)-enabled medical devices. </w:t>
      </w:r>
      <w:r w:rsidR="001319BE">
        <w:rPr>
          <w:rFonts w:ascii="Times New Roman" w:eastAsiaTheme="minorEastAsia" w:hAnsi="Times New Roman" w:cs="Times New Roman" w:hint="eastAsia"/>
          <w:sz w:val="21"/>
          <w:szCs w:val="21"/>
          <w:lang w:eastAsia="zh-CN"/>
        </w:rPr>
        <w:t xml:space="preserve">Accessed </w:t>
      </w:r>
      <w:proofErr w:type="gramStart"/>
      <w:r w:rsidR="001319BE">
        <w:rPr>
          <w:rFonts w:ascii="Times New Roman" w:eastAsiaTheme="minorEastAsia" w:hAnsi="Times New Roman" w:cs="Times New Roman" w:hint="eastAsia"/>
          <w:sz w:val="21"/>
          <w:szCs w:val="21"/>
          <w:lang w:eastAsia="zh-CN"/>
        </w:rPr>
        <w:t>on  January</w:t>
      </w:r>
      <w:proofErr w:type="gramEnd"/>
      <w:r w:rsidR="001319BE">
        <w:rPr>
          <w:rFonts w:ascii="Times New Roman" w:eastAsiaTheme="minorEastAsia" w:hAnsi="Times New Roman" w:cs="Times New Roman" w:hint="eastAsia"/>
          <w:sz w:val="21"/>
          <w:szCs w:val="21"/>
          <w:lang w:eastAsia="zh-CN"/>
        </w:rPr>
        <w:t xml:space="preserve"> 20, 2026. </w:t>
      </w:r>
      <w:r w:rsidR="00386196" w:rsidRPr="00DD03A0">
        <w:rPr>
          <w:rFonts w:ascii="Times New Roman" w:hAnsi="Times New Roman" w:cs="Times New Roman"/>
          <w:sz w:val="21"/>
          <w:szCs w:val="21"/>
        </w:rPr>
        <w:t xml:space="preserve">Available online: </w:t>
      </w:r>
      <w:hyperlink r:id="rId31" w:history="1">
        <w:r w:rsidR="003A79DD" w:rsidRPr="00430843">
          <w:rPr>
            <w:rStyle w:val="a9"/>
            <w:rFonts w:ascii="Times New Roman" w:hAnsi="Times New Roman" w:cs="Times New Roman"/>
            <w:sz w:val="21"/>
            <w:szCs w:val="21"/>
          </w:rPr>
          <w:t>https://www.fda.gov/medical-devices/software-medical-device-samd/artificial-intelligence-and-machine-learning-aiml-enabled-medical-devices</w:t>
        </w:r>
      </w:hyperlink>
      <w:r w:rsidR="00764271">
        <w:rPr>
          <w:rFonts w:eastAsiaTheme="minorEastAsia" w:hint="eastAsia"/>
          <w:lang w:eastAsia="zh-CN"/>
        </w:rPr>
        <w:t>.</w:t>
      </w:r>
      <w:r w:rsidR="003A79DD">
        <w:rPr>
          <w:rFonts w:ascii="Times New Roman" w:eastAsiaTheme="minorEastAsia" w:hAnsi="Times New Roman" w:cs="Times New Roman" w:hint="eastAsia"/>
          <w:sz w:val="21"/>
          <w:szCs w:val="21"/>
          <w:lang w:eastAsia="zh-CN"/>
        </w:rPr>
        <w:t xml:space="preserve"> </w:t>
      </w:r>
    </w:p>
    <w:p w14:paraId="49236CE6" w14:textId="4DB7900B" w:rsidR="00386196" w:rsidRPr="003A79DD" w:rsidRDefault="005F09DF"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eastAsia="zh-CN"/>
        </w:rPr>
        <w:t>[</w:t>
      </w:r>
      <w:r w:rsidR="00386196" w:rsidRPr="00EE2A91">
        <w:rPr>
          <w:rFonts w:ascii="Times New Roman" w:hAnsi="Times New Roman" w:cs="Times New Roman"/>
          <w:sz w:val="21"/>
          <w:szCs w:val="21"/>
        </w:rPr>
        <w:t>13</w:t>
      </w:r>
      <w:r w:rsidRPr="00EE2A91">
        <w:rPr>
          <w:rFonts w:ascii="Times New Roman" w:eastAsiaTheme="minorEastAsia" w:hAnsi="Times New Roman" w:cs="Times New Roman" w:hint="eastAsia"/>
          <w:sz w:val="21"/>
          <w:szCs w:val="21"/>
          <w:lang w:eastAsia="zh-CN"/>
        </w:rPr>
        <w:t xml:space="preserve">] </w:t>
      </w:r>
      <w:r w:rsidR="00386196" w:rsidRPr="00EE2A91">
        <w:rPr>
          <w:rFonts w:ascii="Times New Roman" w:hAnsi="Times New Roman" w:cs="Times New Roman"/>
          <w:sz w:val="21"/>
          <w:szCs w:val="21"/>
        </w:rPr>
        <w:t xml:space="preserve">Holzinger, A., Biemann, C., </w:t>
      </w:r>
      <w:proofErr w:type="spellStart"/>
      <w:r w:rsidR="00386196" w:rsidRPr="00EE2A91">
        <w:rPr>
          <w:rFonts w:ascii="Times New Roman" w:hAnsi="Times New Roman" w:cs="Times New Roman"/>
          <w:sz w:val="21"/>
          <w:szCs w:val="21"/>
        </w:rPr>
        <w:t>Pattichis</w:t>
      </w:r>
      <w:proofErr w:type="spellEnd"/>
      <w:r w:rsidR="00386196" w:rsidRPr="00EE2A91">
        <w:rPr>
          <w:rFonts w:ascii="Times New Roman" w:hAnsi="Times New Roman" w:cs="Times New Roman"/>
          <w:sz w:val="21"/>
          <w:szCs w:val="21"/>
        </w:rPr>
        <w:t xml:space="preserve">, C.S., et al. </w:t>
      </w:r>
      <w:bookmarkStart w:id="69" w:name="OLE_LINK1"/>
      <w:r w:rsidR="00386196" w:rsidRPr="00272538">
        <w:rPr>
          <w:rFonts w:ascii="Times New Roman" w:hAnsi="Times New Roman" w:cs="Times New Roman"/>
          <w:sz w:val="21"/>
          <w:szCs w:val="21"/>
        </w:rPr>
        <w:t>What do we need to build explainable AI systems for the medical domain?</w:t>
      </w:r>
      <w:bookmarkEnd w:id="69"/>
      <w:r w:rsidR="00386196" w:rsidRPr="00272538">
        <w:rPr>
          <w:rFonts w:ascii="Times New Roman" w:hAnsi="Times New Roman" w:cs="Times New Roman"/>
          <w:sz w:val="21"/>
          <w:szCs w:val="21"/>
        </w:rPr>
        <w:t xml:space="preserve"> </w:t>
      </w:r>
      <w:r w:rsidR="00272538" w:rsidRPr="00272538">
        <w:rPr>
          <w:rFonts w:ascii="Times New Roman" w:eastAsiaTheme="minorEastAsia" w:hAnsi="Times New Roman" w:cs="Times New Roman" w:hint="eastAsia"/>
          <w:sz w:val="21"/>
          <w:szCs w:val="21"/>
          <w:lang w:eastAsia="zh-CN"/>
        </w:rPr>
        <w:t>2017</w:t>
      </w:r>
      <w:r w:rsidR="00272538">
        <w:rPr>
          <w:rFonts w:ascii="Times New Roman" w:eastAsiaTheme="minorEastAsia" w:hAnsi="Times New Roman" w:cs="Times New Roman" w:hint="eastAsia"/>
          <w:sz w:val="21"/>
          <w:szCs w:val="21"/>
          <w:lang w:eastAsia="zh-CN"/>
        </w:rPr>
        <w:t xml:space="preserve">. </w:t>
      </w:r>
      <w:proofErr w:type="spellStart"/>
      <w:r w:rsidR="00386196" w:rsidRPr="00272538">
        <w:rPr>
          <w:rFonts w:ascii="Times New Roman" w:hAnsi="Times New Roman" w:cs="Times New Roman"/>
          <w:sz w:val="21"/>
          <w:szCs w:val="21"/>
        </w:rPr>
        <w:t>arXiv</w:t>
      </w:r>
      <w:proofErr w:type="spellEnd"/>
      <w:r w:rsidR="00386196" w:rsidRPr="00272538">
        <w:rPr>
          <w:rFonts w:ascii="Times New Roman" w:hAnsi="Times New Roman" w:cs="Times New Roman"/>
          <w:sz w:val="21"/>
          <w:szCs w:val="21"/>
        </w:rPr>
        <w:t xml:space="preserve"> preprint</w:t>
      </w:r>
      <w:r w:rsidR="005D137D">
        <w:rPr>
          <w:rFonts w:ascii="Times New Roman" w:eastAsiaTheme="minorEastAsia" w:hAnsi="Times New Roman" w:cs="Times New Roman" w:hint="eastAsia"/>
          <w:sz w:val="21"/>
          <w:szCs w:val="21"/>
          <w:lang w:eastAsia="zh-CN"/>
        </w:rPr>
        <w:t>,</w:t>
      </w:r>
      <w:r w:rsidR="00386196" w:rsidRPr="00272538">
        <w:rPr>
          <w:rFonts w:ascii="Times New Roman" w:hAnsi="Times New Roman" w:cs="Times New Roman"/>
          <w:sz w:val="21"/>
          <w:szCs w:val="21"/>
        </w:rPr>
        <w:t xml:space="preserve"> arXiv</w:t>
      </w:r>
      <w:r w:rsidR="00272538">
        <w:rPr>
          <w:rFonts w:ascii="Times New Roman" w:eastAsiaTheme="minorEastAsia" w:hAnsi="Times New Roman" w:cs="Times New Roman" w:hint="eastAsia"/>
          <w:sz w:val="21"/>
          <w:szCs w:val="21"/>
          <w:lang w:eastAsia="zh-CN"/>
        </w:rPr>
        <w:t>:</w:t>
      </w:r>
      <w:r w:rsidR="00386196" w:rsidRPr="00272538">
        <w:rPr>
          <w:rFonts w:ascii="Times New Roman" w:hAnsi="Times New Roman" w:cs="Times New Roman"/>
          <w:sz w:val="21"/>
          <w:szCs w:val="21"/>
        </w:rPr>
        <w:t>1712</w:t>
      </w:r>
      <w:r w:rsidR="00272538" w:rsidRPr="00272538">
        <w:rPr>
          <w:rFonts w:ascii="Times New Roman" w:eastAsiaTheme="minorEastAsia" w:hAnsi="Times New Roman" w:cs="Times New Roman" w:hint="eastAsia"/>
          <w:sz w:val="21"/>
          <w:szCs w:val="21"/>
          <w:lang w:eastAsia="zh-CN"/>
        </w:rPr>
        <w:t>.</w:t>
      </w:r>
      <w:r w:rsidR="00386196" w:rsidRPr="00272538">
        <w:rPr>
          <w:rFonts w:ascii="Times New Roman" w:hAnsi="Times New Roman" w:cs="Times New Roman"/>
          <w:sz w:val="21"/>
          <w:szCs w:val="21"/>
        </w:rPr>
        <w:t>09923</w:t>
      </w:r>
      <w:r w:rsidR="003A79DD" w:rsidRPr="00272538">
        <w:rPr>
          <w:rFonts w:ascii="Times New Roman" w:eastAsiaTheme="minorEastAsia" w:hAnsi="Times New Roman" w:cs="Times New Roman" w:hint="eastAsia"/>
          <w:sz w:val="21"/>
          <w:szCs w:val="21"/>
          <w:lang w:eastAsia="zh-CN"/>
        </w:rPr>
        <w:t xml:space="preserve">. </w:t>
      </w:r>
      <w:hyperlink r:id="rId32" w:history="1">
        <w:r w:rsidR="003A79DD" w:rsidRPr="00272538">
          <w:rPr>
            <w:rStyle w:val="a9"/>
            <w:rFonts w:ascii="Times New Roman" w:eastAsiaTheme="minorEastAsia" w:hAnsi="Times New Roman" w:cs="Times New Roman"/>
            <w:sz w:val="21"/>
            <w:szCs w:val="21"/>
            <w:lang w:eastAsia="zh-CN"/>
          </w:rPr>
          <w:t>https://doi.org/10.48550/arXiv.1712.09923</w:t>
        </w:r>
      </w:hyperlink>
      <w:r w:rsidR="003A79DD">
        <w:rPr>
          <w:rFonts w:ascii="Times New Roman" w:eastAsiaTheme="minorEastAsia" w:hAnsi="Times New Roman" w:cs="Times New Roman" w:hint="eastAsia"/>
          <w:sz w:val="21"/>
          <w:szCs w:val="21"/>
          <w:lang w:eastAsia="zh-CN"/>
        </w:rPr>
        <w:t xml:space="preserve"> </w:t>
      </w:r>
    </w:p>
    <w:p w14:paraId="271521EE" w14:textId="6B49281C" w:rsidR="00386196" w:rsidRPr="001319BE" w:rsidRDefault="00B9386E" w:rsidP="00E4706F">
      <w:pPr>
        <w:pStyle w:val="a7"/>
        <w:ind w:left="0"/>
        <w:jc w:val="both"/>
        <w:rPr>
          <w:rFonts w:ascii="Times New Roman" w:eastAsiaTheme="minorEastAsia" w:hAnsi="Times New Roman" w:cs="Times New Roman"/>
          <w:sz w:val="21"/>
          <w:szCs w:val="21"/>
          <w:lang w:eastAsia="zh-CN"/>
        </w:rPr>
      </w:pPr>
      <w:r w:rsidRPr="001319BE">
        <w:rPr>
          <w:rFonts w:ascii="Times New Roman" w:eastAsiaTheme="minorEastAsia" w:hAnsi="Times New Roman" w:cs="Times New Roman" w:hint="eastAsia"/>
          <w:sz w:val="21"/>
          <w:szCs w:val="21"/>
          <w:lang w:eastAsia="zh-CN"/>
        </w:rPr>
        <w:t>[</w:t>
      </w:r>
      <w:r w:rsidR="00386196" w:rsidRPr="001319BE">
        <w:rPr>
          <w:rFonts w:ascii="Times New Roman" w:hAnsi="Times New Roman" w:cs="Times New Roman"/>
          <w:sz w:val="21"/>
          <w:szCs w:val="21"/>
        </w:rPr>
        <w:t>14</w:t>
      </w:r>
      <w:r w:rsidRPr="001319BE">
        <w:rPr>
          <w:rFonts w:ascii="Times New Roman" w:eastAsiaTheme="minorEastAsia" w:hAnsi="Times New Roman" w:cs="Times New Roman" w:hint="eastAsia"/>
          <w:sz w:val="21"/>
          <w:szCs w:val="21"/>
          <w:lang w:eastAsia="zh-CN"/>
        </w:rPr>
        <w:t xml:space="preserve">] </w:t>
      </w:r>
      <w:r w:rsidR="00386196" w:rsidRPr="001319BE">
        <w:rPr>
          <w:rFonts w:ascii="Times New Roman" w:hAnsi="Times New Roman" w:cs="Times New Roman"/>
          <w:sz w:val="21"/>
          <w:szCs w:val="21"/>
        </w:rPr>
        <w:t xml:space="preserve">Greydanus, S., Koul, A., Dodge, J., et al. </w:t>
      </w:r>
      <w:bookmarkStart w:id="70" w:name="OLE_LINK3"/>
      <w:r w:rsidR="00386196" w:rsidRPr="001319BE">
        <w:rPr>
          <w:rFonts w:ascii="Times New Roman" w:hAnsi="Times New Roman" w:cs="Times New Roman"/>
          <w:sz w:val="21"/>
          <w:szCs w:val="21"/>
        </w:rPr>
        <w:t xml:space="preserve">Visualizing and understanding Atari agents. In </w:t>
      </w:r>
      <w:r w:rsidR="0088476D" w:rsidRPr="001319BE">
        <w:rPr>
          <w:rFonts w:ascii="Times New Roman" w:hAnsi="Times New Roman" w:cs="Times New Roman"/>
          <w:i/>
          <w:iCs/>
          <w:sz w:val="21"/>
          <w:szCs w:val="21"/>
        </w:rPr>
        <w:t>Proceedings of the 35th International Conference on Machine Learning (ICML).</w:t>
      </w:r>
      <w:bookmarkEnd w:id="70"/>
      <w:r w:rsidR="00386196" w:rsidRPr="001319BE">
        <w:rPr>
          <w:rFonts w:ascii="Times New Roman" w:hAnsi="Times New Roman" w:cs="Times New Roman"/>
          <w:sz w:val="21"/>
          <w:szCs w:val="21"/>
        </w:rPr>
        <w:t xml:space="preserve"> </w:t>
      </w:r>
      <w:proofErr w:type="gramStart"/>
      <w:r w:rsidR="0088476D" w:rsidRPr="001319BE">
        <w:rPr>
          <w:rFonts w:ascii="Times New Roman" w:eastAsiaTheme="minorEastAsia" w:hAnsi="Times New Roman" w:cs="Times New Roman" w:hint="eastAsia"/>
          <w:sz w:val="21"/>
          <w:szCs w:val="21"/>
          <w:lang w:eastAsia="zh-CN"/>
        </w:rPr>
        <w:t>2018;80:818</w:t>
      </w:r>
      <w:proofErr w:type="gramEnd"/>
      <w:r w:rsidR="001319BE" w:rsidRPr="001319BE">
        <w:rPr>
          <w:rFonts w:ascii="Times New Roman" w:eastAsiaTheme="minorEastAsia" w:hAnsi="Times New Roman" w:cs="Times New Roman"/>
          <w:sz w:val="21"/>
          <w:szCs w:val="21"/>
          <w:lang w:eastAsia="zh-CN"/>
        </w:rPr>
        <w:t>–</w:t>
      </w:r>
      <w:r w:rsidR="0088476D" w:rsidRPr="001319BE">
        <w:rPr>
          <w:rFonts w:ascii="Times New Roman" w:eastAsiaTheme="minorEastAsia" w:hAnsi="Times New Roman" w:cs="Times New Roman" w:hint="eastAsia"/>
          <w:sz w:val="21"/>
          <w:szCs w:val="21"/>
          <w:lang w:eastAsia="zh-CN"/>
        </w:rPr>
        <w:t>827</w:t>
      </w:r>
      <w:r w:rsidRPr="001319BE">
        <w:rPr>
          <w:rFonts w:ascii="Times New Roman" w:eastAsiaTheme="minorEastAsia" w:hAnsi="Times New Roman" w:cs="Times New Roman" w:hint="eastAsia"/>
          <w:sz w:val="21"/>
          <w:szCs w:val="21"/>
          <w:lang w:eastAsia="zh-CN"/>
        </w:rPr>
        <w:t>.</w:t>
      </w:r>
      <w:r w:rsidR="004A5723" w:rsidRPr="001319BE">
        <w:rPr>
          <w:rFonts w:ascii="Times New Roman" w:eastAsiaTheme="minorEastAsia" w:hAnsi="Times New Roman" w:cs="Times New Roman" w:hint="eastAsia"/>
          <w:sz w:val="21"/>
          <w:szCs w:val="21"/>
          <w:lang w:eastAsia="zh-CN"/>
        </w:rPr>
        <w:t xml:space="preserve"> </w:t>
      </w:r>
      <w:hyperlink r:id="rId33" w:history="1">
        <w:r w:rsidR="001319BE" w:rsidRPr="00A5157E">
          <w:rPr>
            <w:rStyle w:val="a9"/>
            <w:rFonts w:ascii="Times New Roman" w:hAnsi="Times New Roman" w:cs="Times New Roman"/>
            <w:sz w:val="21"/>
            <w:szCs w:val="21"/>
          </w:rPr>
          <w:t>https://proceedings.mlr.press/v80/greydanus18a.html</w:t>
        </w:r>
      </w:hyperlink>
      <w:r w:rsidR="001319BE">
        <w:rPr>
          <w:rFonts w:ascii="Times New Roman" w:eastAsiaTheme="minorEastAsia" w:hAnsi="Times New Roman" w:cs="Times New Roman" w:hint="eastAsia"/>
          <w:sz w:val="21"/>
          <w:szCs w:val="21"/>
          <w:lang w:eastAsia="zh-CN"/>
        </w:rPr>
        <w:t xml:space="preserve"> </w:t>
      </w:r>
    </w:p>
    <w:p w14:paraId="70C35DA2" w14:textId="1603C4B0" w:rsidR="00386196" w:rsidRPr="00272538" w:rsidRDefault="00B9386E" w:rsidP="00E4706F">
      <w:pPr>
        <w:widowControl/>
        <w:rPr>
          <w:rFonts w:ascii="Helvetica" w:hAnsi="Helvetica" w:cs="Helvetica"/>
          <w:color w:val="000000"/>
          <w:sz w:val="17"/>
          <w:szCs w:val="17"/>
        </w:rPr>
      </w:pPr>
      <w:r w:rsidRPr="00272538">
        <w:rPr>
          <w:rFonts w:ascii="Times New Roman" w:hAnsi="Times New Roman" w:cs="Times New Roman" w:hint="eastAsia"/>
          <w:szCs w:val="21"/>
          <w:lang w:val="de-DE"/>
        </w:rPr>
        <w:t>[</w:t>
      </w:r>
      <w:r w:rsidR="00386196" w:rsidRPr="00272538">
        <w:rPr>
          <w:rFonts w:ascii="Times New Roman" w:hAnsi="Times New Roman" w:cs="Times New Roman"/>
          <w:szCs w:val="21"/>
          <w:lang w:val="de-DE"/>
        </w:rPr>
        <w:t>15</w:t>
      </w:r>
      <w:r w:rsidRPr="00272538">
        <w:rPr>
          <w:rFonts w:ascii="Times New Roman" w:hAnsi="Times New Roman" w:cs="Times New Roman" w:hint="eastAsia"/>
          <w:szCs w:val="21"/>
          <w:lang w:val="de-DE"/>
        </w:rPr>
        <w:t xml:space="preserve">] </w:t>
      </w:r>
      <w:r w:rsidR="00386196" w:rsidRPr="00272538">
        <w:rPr>
          <w:rFonts w:ascii="Times New Roman" w:hAnsi="Times New Roman" w:cs="Times New Roman"/>
          <w:szCs w:val="21"/>
          <w:lang w:val="de-DE"/>
        </w:rPr>
        <w:t xml:space="preserve">Levine, S., Kumar, A., Tucker, G., et al. </w:t>
      </w:r>
      <w:r w:rsidR="00386196" w:rsidRPr="00272538">
        <w:rPr>
          <w:rFonts w:ascii="Times New Roman" w:hAnsi="Times New Roman" w:cs="Times New Roman"/>
          <w:szCs w:val="21"/>
        </w:rPr>
        <w:t>Offline reinforcement learning: Tutorial, review, and perspectives on open problems</w:t>
      </w:r>
      <w:r w:rsidR="005D137D">
        <w:rPr>
          <w:rFonts w:ascii="Times New Roman" w:hAnsi="Times New Roman" w:cs="Times New Roman" w:hint="eastAsia"/>
          <w:szCs w:val="21"/>
        </w:rPr>
        <w:t>;</w:t>
      </w:r>
      <w:r w:rsidR="00386196" w:rsidRPr="00272538">
        <w:rPr>
          <w:rFonts w:ascii="Times New Roman" w:hAnsi="Times New Roman" w:cs="Times New Roman"/>
          <w:szCs w:val="21"/>
        </w:rPr>
        <w:t xml:space="preserve"> </w:t>
      </w:r>
      <w:r w:rsidR="00272538" w:rsidRPr="00272538">
        <w:rPr>
          <w:rFonts w:ascii="Times New Roman" w:hAnsi="Times New Roman" w:cs="Times New Roman"/>
          <w:szCs w:val="21"/>
        </w:rPr>
        <w:t>20</w:t>
      </w:r>
      <w:r w:rsidR="0088476D">
        <w:rPr>
          <w:rFonts w:ascii="Times New Roman" w:hAnsi="Times New Roman" w:cs="Times New Roman" w:hint="eastAsia"/>
          <w:szCs w:val="21"/>
        </w:rPr>
        <w:t>20</w:t>
      </w:r>
      <w:r w:rsidR="00272538" w:rsidRPr="00272538">
        <w:rPr>
          <w:rFonts w:ascii="Times New Roman" w:hAnsi="Times New Roman" w:cs="Times New Roman"/>
          <w:szCs w:val="21"/>
        </w:rPr>
        <w:t>.</w:t>
      </w:r>
      <w:r w:rsidR="00272538" w:rsidRPr="00272538">
        <w:rPr>
          <w:rFonts w:ascii="Times New Roman" w:hAnsi="Times New Roman" w:cs="Times New Roman" w:hint="eastAsia"/>
          <w:szCs w:val="21"/>
        </w:rPr>
        <w:t xml:space="preserve"> </w:t>
      </w:r>
      <w:proofErr w:type="spellStart"/>
      <w:r w:rsidR="00386196" w:rsidRPr="00272538">
        <w:rPr>
          <w:rFonts w:ascii="Times New Roman" w:hAnsi="Times New Roman" w:cs="Times New Roman"/>
          <w:szCs w:val="21"/>
        </w:rPr>
        <w:t>arXiv</w:t>
      </w:r>
      <w:proofErr w:type="spellEnd"/>
      <w:r w:rsidR="00386196" w:rsidRPr="00272538">
        <w:rPr>
          <w:rFonts w:ascii="Times New Roman" w:hAnsi="Times New Roman" w:cs="Times New Roman"/>
          <w:szCs w:val="21"/>
        </w:rPr>
        <w:t xml:space="preserve"> preprint</w:t>
      </w:r>
      <w:r w:rsidR="005D137D">
        <w:rPr>
          <w:rFonts w:ascii="Times New Roman" w:hAnsi="Times New Roman" w:cs="Times New Roman" w:hint="eastAsia"/>
          <w:szCs w:val="21"/>
        </w:rPr>
        <w:t>,</w:t>
      </w:r>
      <w:r w:rsidR="00386196" w:rsidRPr="00272538">
        <w:rPr>
          <w:rFonts w:ascii="Times New Roman" w:hAnsi="Times New Roman" w:cs="Times New Roman"/>
          <w:szCs w:val="21"/>
        </w:rPr>
        <w:t xml:space="preserve"> arXiv:01643.2020.</w:t>
      </w:r>
      <w:r w:rsidR="00272538">
        <w:rPr>
          <w:rFonts w:ascii="Times New Roman" w:hAnsi="Times New Roman" w:cs="Times New Roman" w:hint="eastAsia"/>
          <w:szCs w:val="21"/>
        </w:rPr>
        <w:t xml:space="preserve"> </w:t>
      </w:r>
      <w:hyperlink r:id="rId34" w:history="1">
        <w:r w:rsidR="00272538" w:rsidRPr="00302331">
          <w:rPr>
            <w:rStyle w:val="a9"/>
            <w:rFonts w:ascii="Times New Roman" w:hAnsi="Times New Roman" w:cs="Times New Roman" w:hint="eastAsia"/>
            <w:szCs w:val="21"/>
          </w:rPr>
          <w:t>https://doi.org/10.48550/arXiv.2005.01643</w:t>
        </w:r>
      </w:hyperlink>
      <w:r w:rsidR="00272538">
        <w:rPr>
          <w:rFonts w:ascii="Helvetica" w:hAnsi="Helvetica" w:cs="Helvetica" w:hint="eastAsia"/>
          <w:color w:val="000000"/>
          <w:sz w:val="17"/>
          <w:szCs w:val="17"/>
        </w:rPr>
        <w:t xml:space="preserve"> </w:t>
      </w:r>
    </w:p>
    <w:p w14:paraId="24510787" w14:textId="0C8D575D" w:rsidR="00386196" w:rsidRPr="00EE2A91" w:rsidRDefault="00B9386E" w:rsidP="00E4706F">
      <w:pPr>
        <w:pStyle w:val="a7"/>
        <w:ind w:left="0"/>
        <w:jc w:val="both"/>
        <w:rPr>
          <w:rFonts w:ascii="Times New Roman" w:eastAsiaTheme="minorEastAsia" w:hAnsi="Times New Roman" w:cs="Times New Roman"/>
          <w:sz w:val="21"/>
          <w:szCs w:val="21"/>
          <w:lang w:val="de-DE"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16</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Pomerleau, D.A. Efficient training of artificial neural networks for autonomous navigation. </w:t>
      </w:r>
      <w:r w:rsidR="00386196" w:rsidRPr="00EE2A91">
        <w:rPr>
          <w:rFonts w:ascii="Times New Roman" w:hAnsi="Times New Roman" w:cs="Times New Roman"/>
          <w:i/>
          <w:iCs/>
          <w:sz w:val="21"/>
          <w:szCs w:val="21"/>
          <w:lang w:val="de-DE"/>
        </w:rPr>
        <w:t>Neural Comput</w:t>
      </w:r>
      <w:r w:rsidR="00386196" w:rsidRPr="00EE2A91">
        <w:rPr>
          <w:rFonts w:ascii="Times New Roman" w:hAnsi="Times New Roman" w:cs="Times New Roman"/>
          <w:sz w:val="21"/>
          <w:szCs w:val="21"/>
          <w:lang w:val="de-DE"/>
        </w:rPr>
        <w:t xml:space="preserve">. 1991;3(1):88–97. </w:t>
      </w:r>
      <w:r>
        <w:fldChar w:fldCharType="begin"/>
      </w:r>
      <w:r>
        <w:instrText>HYPERLINK "https://doi.org/10.1162/neco.1991.3.1.88"</w:instrText>
      </w:r>
      <w:r>
        <w:fldChar w:fldCharType="separate"/>
      </w:r>
      <w:r w:rsidRPr="00EE2A91">
        <w:rPr>
          <w:rStyle w:val="a9"/>
          <w:rFonts w:ascii="Times New Roman" w:hAnsi="Times New Roman" w:cs="Times New Roman"/>
          <w:sz w:val="21"/>
          <w:szCs w:val="21"/>
          <w:lang w:val="de-DE"/>
        </w:rPr>
        <w:t>https://doi.org/10.1162/neco.1991.3.1.88</w:t>
      </w:r>
      <w:r>
        <w:fldChar w:fldCharType="end"/>
      </w:r>
      <w:r w:rsidRPr="00EE2A91">
        <w:rPr>
          <w:rFonts w:ascii="Times New Roman" w:eastAsiaTheme="minorEastAsia" w:hAnsi="Times New Roman" w:cs="Times New Roman" w:hint="eastAsia"/>
          <w:sz w:val="21"/>
          <w:szCs w:val="21"/>
          <w:lang w:val="de-DE" w:eastAsia="zh-CN"/>
        </w:rPr>
        <w:t xml:space="preserve"> </w:t>
      </w:r>
    </w:p>
    <w:p w14:paraId="150D06A6" w14:textId="77777777" w:rsidR="001319BE" w:rsidRDefault="00B9386E" w:rsidP="00E4706F">
      <w:pPr>
        <w:pStyle w:val="a7"/>
        <w:ind w:left="0"/>
        <w:jc w:val="both"/>
        <w:rPr>
          <w:rFonts w:ascii="Times New Roman" w:eastAsiaTheme="minorEastAsia" w:hAnsi="Times New Roman" w:cs="Times New Roman"/>
          <w:sz w:val="21"/>
          <w:szCs w:val="21"/>
          <w:lang w:eastAsia="zh-CN"/>
        </w:rPr>
      </w:pPr>
      <w:r w:rsidRPr="00B76B80">
        <w:rPr>
          <w:rFonts w:ascii="Times New Roman" w:eastAsiaTheme="minorEastAsia" w:hAnsi="Times New Roman" w:cs="Times New Roman" w:hint="eastAsia"/>
          <w:sz w:val="21"/>
          <w:szCs w:val="21"/>
          <w:lang w:val="de-DE" w:eastAsia="zh-CN"/>
        </w:rPr>
        <w:t>[</w:t>
      </w:r>
      <w:r w:rsidR="00386196" w:rsidRPr="00B76B80">
        <w:rPr>
          <w:rFonts w:ascii="Times New Roman" w:hAnsi="Times New Roman" w:cs="Times New Roman"/>
          <w:sz w:val="21"/>
          <w:szCs w:val="21"/>
          <w:lang w:val="de-DE"/>
        </w:rPr>
        <w:t>17</w:t>
      </w:r>
      <w:r w:rsidRPr="00B76B80">
        <w:rPr>
          <w:rFonts w:ascii="Times New Roman" w:eastAsiaTheme="minorEastAsia" w:hAnsi="Times New Roman" w:cs="Times New Roman" w:hint="eastAsia"/>
          <w:sz w:val="21"/>
          <w:szCs w:val="21"/>
          <w:lang w:val="de-DE" w:eastAsia="zh-CN"/>
        </w:rPr>
        <w:t xml:space="preserve">] </w:t>
      </w:r>
      <w:r w:rsidR="00386196" w:rsidRPr="00B76B80">
        <w:rPr>
          <w:rFonts w:ascii="Times New Roman" w:hAnsi="Times New Roman" w:cs="Times New Roman"/>
          <w:sz w:val="21"/>
          <w:szCs w:val="21"/>
          <w:lang w:val="de-DE"/>
        </w:rPr>
        <w:t xml:space="preserve">Kumar, A., Zhou, A., Tucker, G., et al. </w:t>
      </w:r>
      <w:r w:rsidR="00386196" w:rsidRPr="00DD03A0">
        <w:rPr>
          <w:rFonts w:ascii="Times New Roman" w:hAnsi="Times New Roman" w:cs="Times New Roman"/>
          <w:sz w:val="21"/>
          <w:szCs w:val="21"/>
        </w:rPr>
        <w:t xml:space="preserve">Conservative Q-learning for offline reinforcement </w:t>
      </w:r>
      <w:r w:rsidR="00386196" w:rsidRPr="00DD03A0">
        <w:rPr>
          <w:rFonts w:ascii="Times New Roman" w:hAnsi="Times New Roman" w:cs="Times New Roman"/>
          <w:sz w:val="21"/>
          <w:szCs w:val="21"/>
        </w:rPr>
        <w:lastRenderedPageBreak/>
        <w:t>learning. In</w:t>
      </w:r>
      <w:r w:rsidR="00E4706F">
        <w:rPr>
          <w:rFonts w:ascii="Times New Roman" w:eastAsiaTheme="minorEastAsia" w:hAnsi="Times New Roman" w:cs="Times New Roman" w:hint="eastAsia"/>
          <w:sz w:val="21"/>
          <w:szCs w:val="21"/>
          <w:lang w:eastAsia="zh-CN"/>
        </w:rPr>
        <w:t xml:space="preserve"> </w:t>
      </w:r>
      <w:r w:rsidR="00E4706F" w:rsidRPr="00E4706F">
        <w:rPr>
          <w:rFonts w:ascii="Times New Roman" w:eastAsiaTheme="minorEastAsia" w:hAnsi="Times New Roman" w:cs="Times New Roman"/>
          <w:i/>
          <w:iCs/>
          <w:sz w:val="21"/>
          <w:szCs w:val="21"/>
          <w:lang w:eastAsia="zh-CN"/>
        </w:rPr>
        <w:t>NIPS’20: Proceedings of the 34th International Conference on Neural Information Processing Systems</w:t>
      </w:r>
      <w:r w:rsidR="00272538">
        <w:rPr>
          <w:rFonts w:ascii="Times New Roman" w:eastAsiaTheme="minorEastAsia" w:hAnsi="Times New Roman" w:cs="Times New Roman" w:hint="eastAsia"/>
          <w:sz w:val="21"/>
          <w:szCs w:val="21"/>
          <w:lang w:eastAsia="zh-CN"/>
        </w:rPr>
        <w:t>;</w:t>
      </w:r>
      <w:r w:rsidR="001251DC">
        <w:rPr>
          <w:rFonts w:ascii="Times New Roman" w:eastAsiaTheme="minorEastAsia" w:hAnsi="Times New Roman" w:cs="Times New Roman" w:hint="eastAsia"/>
          <w:sz w:val="21"/>
          <w:szCs w:val="21"/>
          <w:lang w:eastAsia="zh-CN"/>
        </w:rPr>
        <w:t xml:space="preserve"> 2020</w:t>
      </w:r>
      <w:r w:rsidR="00E4706F">
        <w:rPr>
          <w:rFonts w:ascii="Times New Roman" w:eastAsiaTheme="minorEastAsia" w:hAnsi="Times New Roman" w:cs="Times New Roman" w:hint="eastAsia"/>
          <w:sz w:val="21"/>
          <w:szCs w:val="21"/>
          <w:lang w:eastAsia="zh-CN"/>
        </w:rPr>
        <w:t>.</w:t>
      </w:r>
      <w:r w:rsidR="001251DC">
        <w:rPr>
          <w:rFonts w:ascii="Times New Roman" w:eastAsiaTheme="minorEastAsia" w:hAnsi="Times New Roman" w:cs="Times New Roman" w:hint="eastAsia"/>
          <w:sz w:val="21"/>
          <w:szCs w:val="21"/>
          <w:lang w:eastAsia="zh-CN"/>
        </w:rPr>
        <w:t xml:space="preserve"> </w:t>
      </w:r>
      <w:r w:rsidR="00E4706F">
        <w:rPr>
          <w:rFonts w:ascii="Times New Roman" w:eastAsiaTheme="minorEastAsia" w:hAnsi="Times New Roman" w:cs="Times New Roman" w:hint="eastAsia"/>
          <w:sz w:val="21"/>
          <w:szCs w:val="21"/>
          <w:lang w:eastAsia="zh-CN"/>
        </w:rPr>
        <w:t xml:space="preserve">pp. </w:t>
      </w:r>
      <w:r w:rsidR="00E4706F" w:rsidRPr="00E4706F">
        <w:rPr>
          <w:rFonts w:ascii="Times New Roman" w:eastAsiaTheme="minorEastAsia" w:hAnsi="Times New Roman" w:cs="Times New Roman"/>
          <w:sz w:val="21"/>
          <w:szCs w:val="21"/>
          <w:lang w:eastAsia="zh-CN"/>
        </w:rPr>
        <w:t>1179</w:t>
      </w:r>
      <w:r w:rsidR="00E4706F">
        <w:rPr>
          <w:rFonts w:ascii="Times New Roman" w:eastAsiaTheme="minorEastAsia" w:hAnsi="Times New Roman" w:cs="Times New Roman"/>
          <w:sz w:val="21"/>
          <w:szCs w:val="21"/>
          <w:lang w:eastAsia="zh-CN"/>
        </w:rPr>
        <w:t>–</w:t>
      </w:r>
      <w:r w:rsidR="00E4706F" w:rsidRPr="00E4706F">
        <w:rPr>
          <w:rFonts w:ascii="Times New Roman" w:eastAsiaTheme="minorEastAsia" w:hAnsi="Times New Roman" w:cs="Times New Roman"/>
          <w:sz w:val="21"/>
          <w:szCs w:val="21"/>
          <w:lang w:eastAsia="zh-CN"/>
        </w:rPr>
        <w:t>1191</w:t>
      </w:r>
      <w:r w:rsidR="00E4706F">
        <w:rPr>
          <w:rFonts w:ascii="Times New Roman" w:eastAsiaTheme="minorEastAsia" w:hAnsi="Times New Roman" w:cs="Times New Roman" w:hint="eastAsia"/>
          <w:sz w:val="21"/>
          <w:szCs w:val="21"/>
          <w:lang w:eastAsia="zh-CN"/>
        </w:rPr>
        <w:t xml:space="preserve">. </w:t>
      </w:r>
      <w:r w:rsidR="00E4706F">
        <w:rPr>
          <w:rFonts w:ascii="Times New Roman" w:eastAsiaTheme="minorEastAsia" w:hAnsi="Times New Roman" w:cs="Times New Roman"/>
          <w:sz w:val="21"/>
          <w:szCs w:val="21"/>
          <w:lang w:eastAsia="zh-CN"/>
        </w:rPr>
        <w:t>A</w:t>
      </w:r>
      <w:r w:rsidR="00E4706F">
        <w:rPr>
          <w:rFonts w:ascii="Times New Roman" w:eastAsiaTheme="minorEastAsia" w:hAnsi="Times New Roman" w:cs="Times New Roman" w:hint="eastAsia"/>
          <w:sz w:val="21"/>
          <w:szCs w:val="21"/>
          <w:lang w:eastAsia="zh-CN"/>
        </w:rPr>
        <w:t>vailable online:</w:t>
      </w:r>
    </w:p>
    <w:p w14:paraId="6A9339B3" w14:textId="2FC4DBC8" w:rsidR="00386196" w:rsidRPr="001319BE" w:rsidRDefault="00347C7A" w:rsidP="00E4706F">
      <w:pPr>
        <w:pStyle w:val="a7"/>
        <w:ind w:left="0"/>
        <w:jc w:val="both"/>
        <w:rPr>
          <w:rFonts w:ascii="Times New Roman" w:eastAsiaTheme="minorEastAsia" w:hAnsi="Times New Roman" w:cs="Times New Roman"/>
          <w:sz w:val="20"/>
          <w:szCs w:val="20"/>
          <w:lang w:eastAsia="zh-CN"/>
        </w:rPr>
      </w:pPr>
      <w:r w:rsidRPr="001319BE">
        <w:rPr>
          <w:rStyle w:val="a9"/>
          <w:rFonts w:ascii="Times New Roman" w:hAnsi="Times New Roman" w:cs="Times New Roman"/>
          <w:sz w:val="21"/>
          <w:szCs w:val="21"/>
        </w:rPr>
        <w:t>https://proceedings.neurips.cc/paper/2020/hash/0d2b2061826a5df3221116a5085a6052-Abstract.html</w:t>
      </w:r>
    </w:p>
    <w:p w14:paraId="43A69DFB" w14:textId="4F4D3B3B"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386196" w:rsidRPr="00DD03A0">
        <w:rPr>
          <w:rFonts w:ascii="Times New Roman" w:hAnsi="Times New Roman" w:cs="Times New Roman"/>
          <w:sz w:val="21"/>
          <w:szCs w:val="21"/>
          <w:lang w:val="de-DE"/>
        </w:rPr>
        <w:t>18</w:t>
      </w:r>
      <w:r>
        <w:rPr>
          <w:rFonts w:ascii="Times New Roman" w:eastAsiaTheme="minorEastAsia" w:hAnsi="Times New Roman" w:cs="Times New Roman" w:hint="eastAsia"/>
          <w:sz w:val="21"/>
          <w:szCs w:val="21"/>
          <w:lang w:val="de-DE" w:eastAsia="zh-CN"/>
        </w:rPr>
        <w:t xml:space="preserve">] </w:t>
      </w:r>
      <w:r w:rsidR="00386196" w:rsidRPr="00DD03A0">
        <w:rPr>
          <w:rFonts w:ascii="Times New Roman" w:hAnsi="Times New Roman" w:cs="Times New Roman"/>
          <w:sz w:val="21"/>
          <w:szCs w:val="21"/>
          <w:lang w:val="de-DE"/>
        </w:rPr>
        <w:t xml:space="preserve">Mnih, V., Kavukcuoglu, K., Silver, D., et al. </w:t>
      </w:r>
      <w:r w:rsidR="00386196" w:rsidRPr="00DD03A0">
        <w:rPr>
          <w:rFonts w:ascii="Times New Roman" w:hAnsi="Times New Roman" w:cs="Times New Roman"/>
          <w:sz w:val="21"/>
          <w:szCs w:val="21"/>
        </w:rPr>
        <w:t xml:space="preserve">Human-level control through deep reinforcement learning. </w:t>
      </w:r>
      <w:r w:rsidR="00386196" w:rsidRPr="00C218CA">
        <w:rPr>
          <w:rFonts w:ascii="Times New Roman" w:hAnsi="Times New Roman" w:cs="Times New Roman"/>
          <w:i/>
          <w:iCs/>
          <w:sz w:val="21"/>
          <w:szCs w:val="21"/>
        </w:rPr>
        <w:t>Nature</w:t>
      </w:r>
      <w:r w:rsidR="00386196" w:rsidRPr="00DD03A0">
        <w:rPr>
          <w:rFonts w:ascii="Times New Roman" w:hAnsi="Times New Roman" w:cs="Times New Roman"/>
          <w:sz w:val="21"/>
          <w:szCs w:val="21"/>
        </w:rPr>
        <w:t xml:space="preserve">. 2015;518(7540):529–533. </w:t>
      </w:r>
      <w:hyperlink r:id="rId35" w:history="1">
        <w:r w:rsidRPr="00302331">
          <w:rPr>
            <w:rStyle w:val="a9"/>
            <w:rFonts w:ascii="Times New Roman" w:hAnsi="Times New Roman" w:cs="Times New Roman"/>
            <w:sz w:val="21"/>
            <w:szCs w:val="21"/>
          </w:rPr>
          <w:t>https://doi.org/10.1038/nature14236</w:t>
        </w:r>
      </w:hyperlink>
      <w:r>
        <w:rPr>
          <w:rFonts w:ascii="Times New Roman" w:eastAsiaTheme="minorEastAsia" w:hAnsi="Times New Roman" w:cs="Times New Roman" w:hint="eastAsia"/>
          <w:sz w:val="21"/>
          <w:szCs w:val="21"/>
          <w:lang w:eastAsia="zh-CN"/>
        </w:rPr>
        <w:t xml:space="preserve"> </w:t>
      </w:r>
    </w:p>
    <w:p w14:paraId="3E4B4665" w14:textId="710018B8" w:rsidR="00386196" w:rsidRPr="00EE2A91" w:rsidRDefault="00C218CA" w:rsidP="00E4706F">
      <w:pPr>
        <w:pStyle w:val="a7"/>
        <w:ind w:left="0"/>
        <w:jc w:val="both"/>
        <w:rPr>
          <w:rFonts w:ascii="Times New Roman" w:eastAsiaTheme="minorEastAsia" w:hAnsi="Times New Roman" w:cs="Times New Roman"/>
          <w:sz w:val="21"/>
          <w:szCs w:val="21"/>
          <w:lang w:val="it-IT"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19</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Johnson, A.E., Pollard, T.J., Shen, L., et al. MIMIC-</w:t>
      </w:r>
      <w:r w:rsidR="00D46452">
        <w:rPr>
          <w:rFonts w:ascii="Times New Roman" w:hAnsi="Times New Roman" w:cs="Times New Roman"/>
          <w:sz w:val="21"/>
          <w:szCs w:val="21"/>
        </w:rPr>
        <w:t>Ⅲ</w:t>
      </w:r>
      <w:r w:rsidR="00386196" w:rsidRPr="00DD03A0">
        <w:rPr>
          <w:rFonts w:ascii="Times New Roman" w:hAnsi="Times New Roman" w:cs="Times New Roman"/>
          <w:sz w:val="21"/>
          <w:szCs w:val="21"/>
        </w:rPr>
        <w:t xml:space="preserve">, a freely accessible critical care database. </w:t>
      </w:r>
      <w:r w:rsidR="00386196" w:rsidRPr="00EE2A91">
        <w:rPr>
          <w:rFonts w:ascii="Times New Roman" w:hAnsi="Times New Roman" w:cs="Times New Roman"/>
          <w:i/>
          <w:iCs/>
          <w:sz w:val="21"/>
          <w:szCs w:val="21"/>
          <w:lang w:val="it-IT"/>
        </w:rPr>
        <w:t>Sci Data</w:t>
      </w:r>
      <w:r w:rsidR="00386196" w:rsidRPr="00EE2A91">
        <w:rPr>
          <w:rFonts w:ascii="Times New Roman" w:hAnsi="Times New Roman" w:cs="Times New Roman"/>
          <w:sz w:val="21"/>
          <w:szCs w:val="21"/>
          <w:lang w:val="it-IT"/>
        </w:rPr>
        <w:t xml:space="preserve">. 2016;3(1):160035. </w:t>
      </w:r>
      <w:r>
        <w:fldChar w:fldCharType="begin"/>
      </w:r>
      <w:r>
        <w:instrText>HYPERLINK "https://doi.org/10.1038/sdata.2016.35"</w:instrText>
      </w:r>
      <w:r>
        <w:fldChar w:fldCharType="separate"/>
      </w:r>
      <w:r w:rsidRPr="00EE2A91">
        <w:rPr>
          <w:rStyle w:val="a9"/>
          <w:rFonts w:ascii="Times New Roman" w:hAnsi="Times New Roman" w:cs="Times New Roman"/>
          <w:sz w:val="21"/>
          <w:szCs w:val="21"/>
          <w:lang w:val="it-IT"/>
        </w:rPr>
        <w:t>https://doi.org/10.1038/sdata.2016.35</w:t>
      </w:r>
      <w:r>
        <w:fldChar w:fldCharType="end"/>
      </w:r>
      <w:r w:rsidRPr="00EE2A91">
        <w:rPr>
          <w:rFonts w:ascii="Times New Roman" w:eastAsiaTheme="minorEastAsia" w:hAnsi="Times New Roman" w:cs="Times New Roman" w:hint="eastAsia"/>
          <w:sz w:val="21"/>
          <w:szCs w:val="21"/>
          <w:lang w:val="it-IT" w:eastAsia="zh-CN"/>
        </w:rPr>
        <w:t xml:space="preserve"> </w:t>
      </w:r>
    </w:p>
    <w:p w14:paraId="28833DA4" w14:textId="1C4C6EB1" w:rsidR="00C218CA" w:rsidRPr="00C218CA" w:rsidRDefault="00C218CA"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val="it-IT" w:eastAsia="zh-CN"/>
        </w:rPr>
        <w:t>[</w:t>
      </w:r>
      <w:r w:rsidR="00386196" w:rsidRPr="00EE2A91">
        <w:rPr>
          <w:rFonts w:ascii="Times New Roman" w:hAnsi="Times New Roman" w:cs="Times New Roman"/>
          <w:sz w:val="21"/>
          <w:szCs w:val="21"/>
          <w:lang w:val="it-IT"/>
        </w:rPr>
        <w:t>20</w:t>
      </w:r>
      <w:r w:rsidRPr="00EE2A91">
        <w:rPr>
          <w:rFonts w:ascii="Times New Roman" w:eastAsiaTheme="minorEastAsia" w:hAnsi="Times New Roman" w:cs="Times New Roman" w:hint="eastAsia"/>
          <w:sz w:val="21"/>
          <w:szCs w:val="21"/>
          <w:lang w:val="it-IT" w:eastAsia="zh-CN"/>
        </w:rPr>
        <w:t xml:space="preserve">] </w:t>
      </w:r>
      <w:r w:rsidR="00386196" w:rsidRPr="00EE2A91">
        <w:rPr>
          <w:rFonts w:ascii="Times New Roman" w:hAnsi="Times New Roman" w:cs="Times New Roman"/>
          <w:sz w:val="21"/>
          <w:szCs w:val="21"/>
          <w:lang w:val="it-IT"/>
        </w:rPr>
        <w:t xml:space="preserve">Vincent, J.L., Moreno, R., Takala, J., et al. </w:t>
      </w:r>
      <w:r w:rsidR="00386196" w:rsidRPr="00DD03A0">
        <w:rPr>
          <w:rFonts w:ascii="Times New Roman" w:hAnsi="Times New Roman" w:cs="Times New Roman"/>
          <w:sz w:val="21"/>
          <w:szCs w:val="21"/>
        </w:rPr>
        <w:t>The SOFA (Sepsis-related Organ Failure Assessment) score to describe organ dysfunction/failure.</w:t>
      </w:r>
      <w:r w:rsidR="00386196" w:rsidRPr="00C218CA">
        <w:rPr>
          <w:rFonts w:ascii="Times New Roman" w:hAnsi="Times New Roman" w:cs="Times New Roman"/>
          <w:i/>
          <w:iCs/>
          <w:sz w:val="21"/>
          <w:szCs w:val="21"/>
        </w:rPr>
        <w:t xml:space="preserve"> Intensive Care Med</w:t>
      </w:r>
      <w:r w:rsidR="00386196" w:rsidRPr="00DD03A0">
        <w:rPr>
          <w:rFonts w:ascii="Times New Roman" w:hAnsi="Times New Roman" w:cs="Times New Roman"/>
          <w:sz w:val="21"/>
          <w:szCs w:val="21"/>
        </w:rPr>
        <w:t xml:space="preserve">. 1996;22(7):707–710. </w:t>
      </w:r>
      <w:hyperlink r:id="rId36" w:history="1">
        <w:r w:rsidRPr="00302331">
          <w:rPr>
            <w:rStyle w:val="a9"/>
            <w:rFonts w:ascii="Times New Roman" w:hAnsi="Times New Roman" w:cs="Times New Roman"/>
            <w:sz w:val="21"/>
            <w:szCs w:val="21"/>
          </w:rPr>
          <w:t>https://doi.org/10.1007/BF01709751</w:t>
        </w:r>
      </w:hyperlink>
      <w:r>
        <w:rPr>
          <w:rFonts w:ascii="Times New Roman" w:eastAsiaTheme="minorEastAsia" w:hAnsi="Times New Roman" w:cs="Times New Roman" w:hint="eastAsia"/>
          <w:sz w:val="21"/>
          <w:szCs w:val="21"/>
          <w:lang w:eastAsia="zh-CN"/>
        </w:rPr>
        <w:t xml:space="preserve"> </w:t>
      </w:r>
    </w:p>
    <w:p w14:paraId="40532AEE" w14:textId="3129A104"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21</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Seymour, C.W., Liu, V.X., Iwashyna, T.J., et al. Assessment of clinical criteria for sepsis: For the Third International Consensus Definitions for Sepsis and Septic Shock (Sepsis-3). </w:t>
      </w:r>
      <w:r w:rsidR="00386196" w:rsidRPr="00C218CA">
        <w:rPr>
          <w:rFonts w:ascii="Times New Roman" w:hAnsi="Times New Roman" w:cs="Times New Roman"/>
          <w:i/>
          <w:iCs/>
          <w:sz w:val="21"/>
          <w:szCs w:val="21"/>
        </w:rPr>
        <w:t>JAMA</w:t>
      </w:r>
      <w:r w:rsidR="00386196" w:rsidRPr="00DD03A0">
        <w:rPr>
          <w:rFonts w:ascii="Times New Roman" w:hAnsi="Times New Roman" w:cs="Times New Roman"/>
          <w:sz w:val="21"/>
          <w:szCs w:val="21"/>
        </w:rPr>
        <w:t xml:space="preserve">. 2016;315(8):762–774. </w:t>
      </w:r>
      <w:hyperlink r:id="rId37" w:history="1">
        <w:bookmarkStart w:id="71" w:name="OLE_LINK5"/>
        <w:r w:rsidRPr="00302331">
          <w:rPr>
            <w:rStyle w:val="a9"/>
            <w:rFonts w:ascii="Times New Roman" w:hAnsi="Times New Roman" w:cs="Times New Roman"/>
            <w:sz w:val="21"/>
            <w:szCs w:val="21"/>
          </w:rPr>
          <w:t>https://doi.org/</w:t>
        </w:r>
        <w:bookmarkEnd w:id="71"/>
        <w:r w:rsidRPr="00302331">
          <w:rPr>
            <w:rStyle w:val="a9"/>
            <w:rFonts w:ascii="Times New Roman" w:hAnsi="Times New Roman" w:cs="Times New Roman"/>
            <w:sz w:val="21"/>
            <w:szCs w:val="21"/>
          </w:rPr>
          <w:t>10.1001/jama.2016.0288</w:t>
        </w:r>
      </w:hyperlink>
      <w:r>
        <w:rPr>
          <w:rFonts w:ascii="Times New Roman" w:eastAsiaTheme="minorEastAsia" w:hAnsi="Times New Roman" w:cs="Times New Roman" w:hint="eastAsia"/>
          <w:sz w:val="21"/>
          <w:szCs w:val="21"/>
          <w:lang w:eastAsia="zh-CN"/>
        </w:rPr>
        <w:t xml:space="preserve"> </w:t>
      </w:r>
    </w:p>
    <w:p w14:paraId="6B53B884" w14:textId="75AE3E0A" w:rsidR="00386196" w:rsidRPr="001251DC"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22</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Fujimoto, S., Meger, D., Precup, D. Off-policy deep reinforcement learning without exploration. In </w:t>
      </w:r>
      <w:r w:rsidR="001251DC" w:rsidRPr="00E4706F">
        <w:rPr>
          <w:rFonts w:ascii="Times New Roman" w:hAnsi="Times New Roman" w:cs="Times New Roman"/>
          <w:i/>
          <w:iCs/>
          <w:sz w:val="21"/>
          <w:szCs w:val="21"/>
        </w:rPr>
        <w:t>36</w:t>
      </w:r>
      <w:r w:rsidR="001251DC" w:rsidRPr="00E4706F">
        <w:rPr>
          <w:rFonts w:ascii="Times New Roman" w:hAnsi="Times New Roman" w:cs="Times New Roman"/>
          <w:i/>
          <w:iCs/>
          <w:sz w:val="21"/>
          <w:szCs w:val="21"/>
          <w:vertAlign w:val="superscript"/>
        </w:rPr>
        <w:t>th</w:t>
      </w:r>
      <w:r w:rsidR="001251DC" w:rsidRPr="00E4706F">
        <w:rPr>
          <w:rFonts w:ascii="Times New Roman" w:eastAsiaTheme="minorEastAsia" w:hAnsi="Times New Roman" w:cs="Times New Roman" w:hint="eastAsia"/>
          <w:i/>
          <w:iCs/>
          <w:sz w:val="21"/>
          <w:szCs w:val="21"/>
          <w:lang w:eastAsia="zh-CN"/>
        </w:rPr>
        <w:t xml:space="preserve"> </w:t>
      </w:r>
      <w:r w:rsidR="00386196" w:rsidRPr="00E4706F">
        <w:rPr>
          <w:rFonts w:ascii="Times New Roman" w:hAnsi="Times New Roman" w:cs="Times New Roman"/>
          <w:i/>
          <w:iCs/>
          <w:sz w:val="21"/>
          <w:szCs w:val="21"/>
        </w:rPr>
        <w:t>International Conference on Machine Learning</w:t>
      </w:r>
      <w:r w:rsidR="00386196" w:rsidRPr="00DD03A0">
        <w:rPr>
          <w:rFonts w:ascii="Times New Roman" w:hAnsi="Times New Roman" w:cs="Times New Roman"/>
          <w:sz w:val="21"/>
          <w:szCs w:val="21"/>
        </w:rPr>
        <w:t>.</w:t>
      </w:r>
      <w:r w:rsidR="00386196" w:rsidRPr="00E4706F">
        <w:rPr>
          <w:rFonts w:ascii="Times New Roman" w:hAnsi="Times New Roman" w:cs="Times New Roman"/>
          <w:sz w:val="21"/>
          <w:szCs w:val="21"/>
        </w:rPr>
        <w:t xml:space="preserve"> PMLR; 2</w:t>
      </w:r>
      <w:r w:rsidR="00386196" w:rsidRPr="00DD03A0">
        <w:rPr>
          <w:rFonts w:ascii="Times New Roman" w:hAnsi="Times New Roman" w:cs="Times New Roman"/>
          <w:sz w:val="21"/>
          <w:szCs w:val="21"/>
        </w:rPr>
        <w:t>019</w:t>
      </w: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pp. 2052–2062.</w:t>
      </w:r>
      <w:r>
        <w:rPr>
          <w:rFonts w:ascii="Times New Roman" w:eastAsiaTheme="minorEastAsia" w:hAnsi="Times New Roman" w:cs="Times New Roman" w:hint="eastAsia"/>
          <w:sz w:val="21"/>
          <w:szCs w:val="21"/>
          <w:lang w:eastAsia="zh-CN"/>
        </w:rPr>
        <w:t xml:space="preserve"> </w:t>
      </w:r>
      <w:r w:rsidR="001251DC" w:rsidRPr="001251DC">
        <w:rPr>
          <w:rFonts w:ascii="Times New Roman" w:eastAsiaTheme="minorEastAsia" w:hAnsi="Times New Roman" w:cs="Times New Roman"/>
          <w:sz w:val="21"/>
          <w:szCs w:val="21"/>
          <w:lang w:eastAsia="zh-CN"/>
        </w:rPr>
        <w:t xml:space="preserve">Available </w:t>
      </w:r>
      <w:r w:rsidR="001251DC">
        <w:rPr>
          <w:rFonts w:ascii="Times New Roman" w:eastAsiaTheme="minorEastAsia" w:hAnsi="Times New Roman" w:cs="Times New Roman" w:hint="eastAsia"/>
          <w:sz w:val="21"/>
          <w:szCs w:val="21"/>
          <w:lang w:eastAsia="zh-CN"/>
        </w:rPr>
        <w:t>online:</w:t>
      </w:r>
      <w:r w:rsidR="001251DC" w:rsidRPr="001251DC">
        <w:rPr>
          <w:rFonts w:ascii="Times New Roman" w:eastAsiaTheme="minorEastAsia" w:hAnsi="Times New Roman" w:cs="Times New Roman"/>
          <w:sz w:val="21"/>
          <w:szCs w:val="21"/>
          <w:lang w:eastAsia="zh-CN"/>
        </w:rPr>
        <w:t xml:space="preserve"> </w:t>
      </w:r>
      <w:hyperlink r:id="rId38" w:history="1">
        <w:r w:rsidR="001251DC" w:rsidRPr="00DD5DD9">
          <w:rPr>
            <w:rStyle w:val="a9"/>
            <w:rFonts w:ascii="Times New Roman" w:eastAsiaTheme="minorEastAsia" w:hAnsi="Times New Roman" w:cs="Times New Roman"/>
            <w:sz w:val="21"/>
            <w:szCs w:val="21"/>
            <w:lang w:eastAsia="zh-CN"/>
          </w:rPr>
          <w:t>https://proceedings.mlr.press/v97/fujimoto19a.htm</w:t>
        </w:r>
        <w:r w:rsidR="001251DC" w:rsidRPr="00DD5DD9">
          <w:rPr>
            <w:rStyle w:val="a9"/>
            <w:rFonts w:ascii="Times New Roman" w:eastAsiaTheme="minorEastAsia" w:hAnsi="Times New Roman" w:cs="Times New Roman" w:hint="eastAsia"/>
            <w:sz w:val="21"/>
            <w:szCs w:val="21"/>
            <w:lang w:eastAsia="zh-CN"/>
          </w:rPr>
          <w:t>l</w:t>
        </w:r>
      </w:hyperlink>
      <w:r w:rsidR="001251DC">
        <w:rPr>
          <w:rFonts w:ascii="Times New Roman" w:eastAsiaTheme="minorEastAsia" w:hAnsi="Times New Roman" w:cs="Times New Roman" w:hint="eastAsia"/>
          <w:sz w:val="21"/>
          <w:szCs w:val="21"/>
          <w:lang w:eastAsia="zh-CN"/>
        </w:rPr>
        <w:t xml:space="preserve"> </w:t>
      </w:r>
    </w:p>
    <w:p w14:paraId="2B763BF0" w14:textId="32ECB293" w:rsidR="00386196" w:rsidRPr="001319BE" w:rsidRDefault="00C218CA" w:rsidP="00E4706F">
      <w:pPr>
        <w:pStyle w:val="a7"/>
        <w:ind w:left="0"/>
        <w:jc w:val="both"/>
        <w:rPr>
          <w:rFonts w:ascii="Times New Roman" w:eastAsiaTheme="minorEastAsia" w:hAnsi="Times New Roman" w:cs="Times New Roman"/>
          <w:sz w:val="21"/>
          <w:szCs w:val="21"/>
          <w:lang w:eastAsia="zh-CN"/>
        </w:rPr>
      </w:pPr>
      <w:r w:rsidRPr="001251DC">
        <w:rPr>
          <w:rFonts w:ascii="Times New Roman" w:eastAsiaTheme="minorEastAsia" w:hAnsi="Times New Roman" w:cs="Times New Roman" w:hint="eastAsia"/>
          <w:sz w:val="21"/>
          <w:szCs w:val="21"/>
          <w:lang w:eastAsia="zh-CN"/>
        </w:rPr>
        <w:t>[</w:t>
      </w:r>
      <w:r w:rsidR="00386196" w:rsidRPr="001251DC">
        <w:rPr>
          <w:rFonts w:ascii="Times New Roman" w:hAnsi="Times New Roman" w:cs="Times New Roman"/>
          <w:sz w:val="21"/>
          <w:szCs w:val="21"/>
        </w:rPr>
        <w:t>23</w:t>
      </w:r>
      <w:r w:rsidRPr="001251DC">
        <w:rPr>
          <w:rFonts w:ascii="Times New Roman" w:eastAsiaTheme="minorEastAsia" w:hAnsi="Times New Roman" w:cs="Times New Roman" w:hint="eastAsia"/>
          <w:sz w:val="21"/>
          <w:szCs w:val="21"/>
          <w:lang w:eastAsia="zh-CN"/>
        </w:rPr>
        <w:t xml:space="preserve">] </w:t>
      </w:r>
      <w:r w:rsidR="00386196" w:rsidRPr="001251DC">
        <w:rPr>
          <w:rFonts w:ascii="Times New Roman" w:hAnsi="Times New Roman" w:cs="Times New Roman"/>
          <w:sz w:val="21"/>
          <w:szCs w:val="21"/>
        </w:rPr>
        <w:t>Van Hasselt, H., Guez, A., Silver, D. Deep reinforcement learning with double Q-learning. In</w:t>
      </w:r>
      <w:r w:rsidR="001251DC">
        <w:rPr>
          <w:rFonts w:ascii="Times New Roman" w:eastAsiaTheme="minorEastAsia" w:hAnsi="Times New Roman" w:cs="Times New Roman" w:hint="eastAsia"/>
          <w:sz w:val="21"/>
          <w:szCs w:val="21"/>
          <w:lang w:eastAsia="zh-CN"/>
        </w:rPr>
        <w:t xml:space="preserve"> </w:t>
      </w:r>
      <w:r w:rsidR="001251DC" w:rsidRPr="001251DC">
        <w:rPr>
          <w:rFonts w:ascii="Times New Roman" w:hAnsi="Times New Roman" w:cs="Times New Roman"/>
          <w:i/>
          <w:iCs/>
          <w:sz w:val="21"/>
          <w:szCs w:val="21"/>
        </w:rPr>
        <w:t>AAAI</w:t>
      </w:r>
      <w:r w:rsidR="001251DC" w:rsidRPr="001251DC">
        <w:rPr>
          <w:rFonts w:ascii="Times New Roman" w:eastAsiaTheme="minorEastAsia" w:hAnsi="Times New Roman" w:cs="Times New Roman"/>
          <w:i/>
          <w:iCs/>
          <w:sz w:val="21"/>
          <w:szCs w:val="21"/>
          <w:lang w:eastAsia="zh-CN"/>
        </w:rPr>
        <w:t>’</w:t>
      </w:r>
      <w:r w:rsidR="001251DC" w:rsidRPr="001251DC">
        <w:rPr>
          <w:rFonts w:ascii="Times New Roman" w:hAnsi="Times New Roman" w:cs="Times New Roman"/>
          <w:i/>
          <w:iCs/>
          <w:sz w:val="21"/>
          <w:szCs w:val="21"/>
        </w:rPr>
        <w:t>16: Proceedings of the Thirtieth AAAI Conference on Artificial Intelligence</w:t>
      </w:r>
      <w:r w:rsidR="001251DC">
        <w:rPr>
          <w:rFonts w:ascii="Times New Roman" w:eastAsiaTheme="minorEastAsia" w:hAnsi="Times New Roman" w:cs="Times New Roman" w:hint="eastAsia"/>
          <w:sz w:val="21"/>
          <w:szCs w:val="21"/>
          <w:lang w:eastAsia="zh-CN"/>
        </w:rPr>
        <w:t xml:space="preserve">, February 12, </w:t>
      </w:r>
      <w:r w:rsidR="001251DC" w:rsidRPr="001319BE">
        <w:rPr>
          <w:rFonts w:ascii="Times New Roman" w:eastAsiaTheme="minorEastAsia" w:hAnsi="Times New Roman" w:cs="Times New Roman"/>
          <w:sz w:val="21"/>
          <w:szCs w:val="21"/>
          <w:lang w:eastAsia="zh-CN"/>
        </w:rPr>
        <w:t>2016</w:t>
      </w:r>
      <w:r w:rsidR="00347C7A" w:rsidRPr="001319BE">
        <w:rPr>
          <w:rFonts w:ascii="Times New Roman" w:eastAsiaTheme="minorEastAsia" w:hAnsi="Times New Roman" w:cs="Times New Roman"/>
          <w:sz w:val="21"/>
          <w:szCs w:val="21"/>
          <w:lang w:eastAsia="zh-CN"/>
        </w:rPr>
        <w:t>;</w:t>
      </w:r>
      <w:r w:rsidR="001251DC" w:rsidRPr="001319BE">
        <w:rPr>
          <w:rFonts w:ascii="Times New Roman" w:eastAsiaTheme="minorEastAsia" w:hAnsi="Times New Roman" w:cs="Times New Roman"/>
          <w:sz w:val="21"/>
          <w:szCs w:val="21"/>
          <w:lang w:eastAsia="zh-CN"/>
        </w:rPr>
        <w:t xml:space="preserve"> </w:t>
      </w:r>
      <w:r w:rsidR="00347C7A" w:rsidRPr="001319BE">
        <w:rPr>
          <w:rFonts w:ascii="Times New Roman" w:eastAsiaTheme="minorEastAsia" w:hAnsi="Times New Roman" w:cs="Times New Roman"/>
          <w:sz w:val="21"/>
          <w:szCs w:val="21"/>
          <w:lang w:eastAsia="zh-CN"/>
        </w:rPr>
        <w:t>30:</w:t>
      </w:r>
      <w:r w:rsidR="001251DC" w:rsidRPr="001319BE">
        <w:rPr>
          <w:rFonts w:ascii="Times New Roman" w:eastAsiaTheme="minorEastAsia" w:hAnsi="Times New Roman" w:cs="Times New Roman"/>
          <w:sz w:val="21"/>
          <w:szCs w:val="21"/>
          <w:lang w:eastAsia="zh-CN"/>
        </w:rPr>
        <w:t xml:space="preserve"> 2094</w:t>
      </w:r>
      <w:r w:rsidR="001251DC" w:rsidRPr="001319BE">
        <w:rPr>
          <w:rFonts w:ascii="Times New Roman" w:hAnsi="Times New Roman" w:cs="Times New Roman"/>
          <w:sz w:val="21"/>
          <w:szCs w:val="21"/>
        </w:rPr>
        <w:t>–</w:t>
      </w:r>
      <w:r w:rsidR="001251DC" w:rsidRPr="001319BE">
        <w:rPr>
          <w:rFonts w:ascii="Times New Roman" w:eastAsiaTheme="minorEastAsia" w:hAnsi="Times New Roman" w:cs="Times New Roman"/>
          <w:sz w:val="21"/>
          <w:szCs w:val="21"/>
          <w:lang w:eastAsia="zh-CN"/>
        </w:rPr>
        <w:t>2100.</w:t>
      </w:r>
      <w:r w:rsidRPr="001319BE">
        <w:rPr>
          <w:rFonts w:ascii="Times New Roman" w:eastAsiaTheme="minorEastAsia" w:hAnsi="Times New Roman" w:cs="Times New Roman"/>
          <w:sz w:val="21"/>
          <w:szCs w:val="21"/>
          <w:lang w:eastAsia="zh-CN"/>
        </w:rPr>
        <w:t xml:space="preserve"> </w:t>
      </w:r>
      <w:hyperlink r:id="rId39" w:history="1">
        <w:r w:rsidR="001319BE" w:rsidRPr="00A5157E">
          <w:rPr>
            <w:rStyle w:val="a9"/>
            <w:rFonts w:ascii="Times New Roman" w:hAnsi="Times New Roman" w:cs="Times New Roman"/>
            <w:sz w:val="21"/>
            <w:szCs w:val="21"/>
          </w:rPr>
          <w:t>https://ojs.aaai.org/index.php/AAAI/article/view/10295</w:t>
        </w:r>
      </w:hyperlink>
      <w:r w:rsidR="001319BE">
        <w:rPr>
          <w:rFonts w:ascii="Times New Roman" w:eastAsiaTheme="minorEastAsia" w:hAnsi="Times New Roman" w:cs="Times New Roman" w:hint="eastAsia"/>
          <w:sz w:val="21"/>
          <w:szCs w:val="21"/>
          <w:lang w:eastAsia="zh-CN"/>
        </w:rPr>
        <w:t xml:space="preserve"> </w:t>
      </w:r>
      <w:r w:rsidR="001251DC" w:rsidRPr="001319BE">
        <w:rPr>
          <w:rFonts w:ascii="Times New Roman" w:eastAsiaTheme="minorEastAsia" w:hAnsi="Times New Roman" w:cs="Times New Roman"/>
          <w:sz w:val="21"/>
          <w:szCs w:val="21"/>
          <w:lang w:eastAsia="zh-CN"/>
        </w:rPr>
        <w:t xml:space="preserve"> </w:t>
      </w:r>
    </w:p>
    <w:p w14:paraId="26A0DBD5" w14:textId="5966BA98" w:rsidR="00386196" w:rsidRPr="00C218CA" w:rsidRDefault="00C218CA"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24</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He, K., Zhang, X., Ren, S., et al. Deep residual learning for image recognition. </w:t>
      </w:r>
      <w:bookmarkStart w:id="72" w:name="OLE_LINK6"/>
      <w:r w:rsidR="00386196" w:rsidRPr="00DD03A0">
        <w:rPr>
          <w:rFonts w:ascii="Times New Roman" w:hAnsi="Times New Roman" w:cs="Times New Roman"/>
          <w:sz w:val="21"/>
          <w:szCs w:val="21"/>
        </w:rPr>
        <w:t xml:space="preserve">In </w:t>
      </w:r>
      <w:r w:rsidR="00386196" w:rsidRPr="001251DC">
        <w:rPr>
          <w:rFonts w:ascii="Times New Roman" w:hAnsi="Times New Roman" w:cs="Times New Roman"/>
          <w:i/>
          <w:iCs/>
          <w:sz w:val="21"/>
          <w:szCs w:val="21"/>
        </w:rPr>
        <w:t>Proceedings of the IEEE Conference on Computer Vision and Pattern Recognition</w:t>
      </w:r>
      <w:bookmarkEnd w:id="72"/>
      <w:r w:rsidR="000C7990">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2016</w:t>
      </w:r>
      <w:r w:rsidR="001251DC">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 xml:space="preserve"> pp. 770–778.</w:t>
      </w:r>
      <w:r>
        <w:rPr>
          <w:rFonts w:ascii="Times New Roman" w:eastAsiaTheme="minorEastAsia" w:hAnsi="Times New Roman" w:cs="Times New Roman" w:hint="eastAsia"/>
          <w:sz w:val="21"/>
          <w:szCs w:val="21"/>
          <w:lang w:eastAsia="zh-CN"/>
        </w:rPr>
        <w:t xml:space="preserve"> </w:t>
      </w:r>
      <w:hyperlink r:id="rId40" w:history="1">
        <w:r w:rsidRPr="00302331">
          <w:rPr>
            <w:rStyle w:val="a9"/>
            <w:rFonts w:ascii="Times New Roman" w:eastAsiaTheme="minorEastAsia" w:hAnsi="Times New Roman" w:cs="Times New Roman"/>
            <w:sz w:val="21"/>
            <w:szCs w:val="21"/>
            <w:lang w:eastAsia="zh-CN"/>
          </w:rPr>
          <w:t>https://doi.org/10.1109/CVPR.2016.90</w:t>
        </w:r>
      </w:hyperlink>
      <w:r>
        <w:rPr>
          <w:rFonts w:ascii="Times New Roman" w:eastAsiaTheme="minorEastAsia" w:hAnsi="Times New Roman" w:cs="Times New Roman" w:hint="eastAsia"/>
          <w:sz w:val="21"/>
          <w:szCs w:val="21"/>
          <w:lang w:eastAsia="zh-CN"/>
        </w:rPr>
        <w:t xml:space="preserve"> </w:t>
      </w:r>
    </w:p>
    <w:p w14:paraId="1836152D" w14:textId="581E195C" w:rsidR="00386196" w:rsidRPr="00E4706F" w:rsidRDefault="000C7990" w:rsidP="00E4706F">
      <w:pPr>
        <w:pStyle w:val="a7"/>
        <w:ind w:left="0"/>
        <w:jc w:val="both"/>
        <w:rPr>
          <w:rFonts w:ascii="Times New Roman" w:hAnsi="Times New Roman" w:cs="Times New Roman"/>
          <w:sz w:val="21"/>
          <w:szCs w:val="21"/>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25</w:t>
      </w:r>
      <w:r>
        <w:rPr>
          <w:rFonts w:ascii="Times New Roman" w:eastAsiaTheme="minorEastAsia" w:hAnsi="Times New Roman" w:cs="Times New Roman" w:hint="eastAsia"/>
          <w:sz w:val="21"/>
          <w:szCs w:val="21"/>
          <w:lang w:eastAsia="zh-CN"/>
        </w:rPr>
        <w:t xml:space="preserve">] </w:t>
      </w:r>
      <w:proofErr w:type="spellStart"/>
      <w:r w:rsidR="00386196" w:rsidRPr="00DD03A0">
        <w:rPr>
          <w:rFonts w:ascii="Times New Roman" w:hAnsi="Times New Roman" w:cs="Times New Roman"/>
          <w:sz w:val="21"/>
          <w:szCs w:val="21"/>
        </w:rPr>
        <w:t>Haarnoja</w:t>
      </w:r>
      <w:proofErr w:type="spellEnd"/>
      <w:r w:rsidR="00386196" w:rsidRPr="00DD03A0">
        <w:rPr>
          <w:rFonts w:ascii="Times New Roman" w:hAnsi="Times New Roman" w:cs="Times New Roman"/>
          <w:sz w:val="21"/>
          <w:szCs w:val="21"/>
        </w:rPr>
        <w:t xml:space="preserve">, T., Zhou, A., </w:t>
      </w:r>
      <w:proofErr w:type="spellStart"/>
      <w:r w:rsidR="00386196" w:rsidRPr="00DD03A0">
        <w:rPr>
          <w:rFonts w:ascii="Times New Roman" w:hAnsi="Times New Roman" w:cs="Times New Roman"/>
          <w:sz w:val="21"/>
          <w:szCs w:val="21"/>
        </w:rPr>
        <w:t>Abbeel</w:t>
      </w:r>
      <w:proofErr w:type="spellEnd"/>
      <w:r w:rsidR="00386196" w:rsidRPr="00DD03A0">
        <w:rPr>
          <w:rFonts w:ascii="Times New Roman" w:hAnsi="Times New Roman" w:cs="Times New Roman"/>
          <w:sz w:val="21"/>
          <w:szCs w:val="21"/>
        </w:rPr>
        <w:t xml:space="preserve">, P., et al. </w:t>
      </w:r>
      <w:proofErr w:type="gramStart"/>
      <w:r w:rsidR="00386196" w:rsidRPr="00DD03A0">
        <w:rPr>
          <w:rFonts w:ascii="Times New Roman" w:hAnsi="Times New Roman" w:cs="Times New Roman"/>
          <w:sz w:val="21"/>
          <w:szCs w:val="21"/>
        </w:rPr>
        <w:t>Soft</w:t>
      </w:r>
      <w:proofErr w:type="gramEnd"/>
      <w:r w:rsidR="00386196" w:rsidRPr="00DD03A0">
        <w:rPr>
          <w:rFonts w:ascii="Times New Roman" w:hAnsi="Times New Roman" w:cs="Times New Roman"/>
          <w:sz w:val="21"/>
          <w:szCs w:val="21"/>
        </w:rPr>
        <w:t xml:space="preserve"> actor-critic: Off-policy maximum entropy deep reinforcement learning with a stochastic actor. In</w:t>
      </w:r>
      <w:r w:rsidR="00E4706F">
        <w:rPr>
          <w:rFonts w:ascii="Times New Roman" w:eastAsiaTheme="minorEastAsia" w:hAnsi="Times New Roman" w:cs="Times New Roman" w:hint="eastAsia"/>
          <w:sz w:val="21"/>
          <w:szCs w:val="21"/>
          <w:lang w:eastAsia="zh-CN"/>
        </w:rPr>
        <w:t xml:space="preserve"> </w:t>
      </w:r>
      <w:r w:rsidR="00E4706F" w:rsidRPr="00E4706F">
        <w:rPr>
          <w:rFonts w:ascii="Times New Roman" w:hAnsi="Times New Roman" w:cs="Times New Roman"/>
          <w:i/>
          <w:iCs/>
          <w:sz w:val="21"/>
          <w:szCs w:val="21"/>
        </w:rPr>
        <w:t>Proceedings of the 35th International</w:t>
      </w:r>
      <w:r w:rsidR="00E4706F" w:rsidRPr="00E4706F">
        <w:rPr>
          <w:rFonts w:ascii="Times New Roman" w:eastAsiaTheme="minorEastAsia" w:hAnsi="Times New Roman" w:cs="Times New Roman" w:hint="eastAsia"/>
          <w:i/>
          <w:iCs/>
          <w:sz w:val="21"/>
          <w:szCs w:val="21"/>
          <w:lang w:eastAsia="zh-CN"/>
        </w:rPr>
        <w:t xml:space="preserve"> </w:t>
      </w:r>
      <w:r w:rsidR="00E4706F" w:rsidRPr="00E4706F">
        <w:rPr>
          <w:rFonts w:ascii="Times New Roman" w:hAnsi="Times New Roman" w:cs="Times New Roman"/>
          <w:i/>
          <w:iCs/>
          <w:sz w:val="21"/>
          <w:szCs w:val="21"/>
        </w:rPr>
        <w:t>Conference on Machine</w:t>
      </w:r>
      <w:r w:rsidR="00E4706F" w:rsidRPr="00E4706F">
        <w:rPr>
          <w:rFonts w:ascii="Times New Roman" w:eastAsiaTheme="minorEastAsia" w:hAnsi="Times New Roman" w:cs="Times New Roman" w:hint="eastAsia"/>
          <w:i/>
          <w:iCs/>
          <w:sz w:val="21"/>
          <w:szCs w:val="21"/>
          <w:lang w:eastAsia="zh-CN"/>
        </w:rPr>
        <w:t xml:space="preserve"> </w:t>
      </w:r>
      <w:r w:rsidR="00E4706F" w:rsidRPr="00E4706F">
        <w:rPr>
          <w:rFonts w:ascii="Times New Roman" w:hAnsi="Times New Roman" w:cs="Times New Roman"/>
          <w:i/>
          <w:iCs/>
          <w:sz w:val="21"/>
          <w:szCs w:val="21"/>
        </w:rPr>
        <w:t>Learning</w:t>
      </w:r>
      <w:r w:rsidR="00E4706F" w:rsidRPr="00E4706F">
        <w:rPr>
          <w:rFonts w:ascii="Times New Roman" w:hAnsi="Times New Roman" w:cs="Times New Roman"/>
          <w:sz w:val="21"/>
          <w:szCs w:val="21"/>
        </w:rPr>
        <w:t>, Stockholm, Sweden</w:t>
      </w:r>
      <w:r w:rsidR="00386196" w:rsidRPr="00DD03A0">
        <w:rPr>
          <w:rFonts w:ascii="Times New Roman" w:hAnsi="Times New Roman" w:cs="Times New Roman"/>
          <w:sz w:val="21"/>
          <w:szCs w:val="21"/>
        </w:rPr>
        <w:t xml:space="preserve">. </w:t>
      </w:r>
      <w:r w:rsidR="00386196" w:rsidRPr="000C7990">
        <w:rPr>
          <w:rFonts w:ascii="Times New Roman" w:hAnsi="Times New Roman" w:cs="Times New Roman"/>
          <w:i/>
          <w:iCs/>
          <w:sz w:val="21"/>
          <w:szCs w:val="21"/>
        </w:rPr>
        <w:t>PMLR</w:t>
      </w:r>
      <w:r w:rsidR="00386196" w:rsidRPr="00DD03A0">
        <w:rPr>
          <w:rFonts w:ascii="Times New Roman" w:hAnsi="Times New Roman" w:cs="Times New Roman"/>
          <w:sz w:val="21"/>
          <w:szCs w:val="21"/>
        </w:rPr>
        <w:t>; 2018. pp. 1861–1870.</w:t>
      </w:r>
      <w:r>
        <w:rPr>
          <w:rFonts w:ascii="Times New Roman" w:eastAsiaTheme="minorEastAsia" w:hAnsi="Times New Roman" w:cs="Times New Roman" w:hint="eastAsia"/>
          <w:sz w:val="21"/>
          <w:szCs w:val="21"/>
          <w:lang w:eastAsia="zh-CN"/>
        </w:rPr>
        <w:t xml:space="preserve"> </w:t>
      </w:r>
      <w:r w:rsidR="00E4706F">
        <w:rPr>
          <w:rFonts w:ascii="Times New Roman" w:eastAsiaTheme="minorEastAsia" w:hAnsi="Times New Roman" w:cs="Times New Roman"/>
          <w:sz w:val="21"/>
          <w:szCs w:val="21"/>
          <w:lang w:eastAsia="zh-CN"/>
        </w:rPr>
        <w:t>A</w:t>
      </w:r>
      <w:r w:rsidR="00E4706F">
        <w:rPr>
          <w:rFonts w:ascii="Times New Roman" w:eastAsiaTheme="minorEastAsia" w:hAnsi="Times New Roman" w:cs="Times New Roman" w:hint="eastAsia"/>
          <w:sz w:val="21"/>
          <w:szCs w:val="21"/>
          <w:lang w:eastAsia="zh-CN"/>
        </w:rPr>
        <w:t xml:space="preserve">vailable online: </w:t>
      </w:r>
      <w:hyperlink r:id="rId41" w:history="1">
        <w:r w:rsidR="00E4706F" w:rsidRPr="00DD5DD9">
          <w:rPr>
            <w:rStyle w:val="a9"/>
            <w:rFonts w:ascii="Times New Roman" w:eastAsiaTheme="minorEastAsia" w:hAnsi="Times New Roman" w:cs="Times New Roman"/>
            <w:sz w:val="21"/>
            <w:szCs w:val="21"/>
            <w:lang w:eastAsia="zh-CN"/>
          </w:rPr>
          <w:t>https://proceedings.mlr.press/v80/haarnoja18b/haarnoja18b.pdf</w:t>
        </w:r>
      </w:hyperlink>
      <w:r w:rsidR="00E4706F">
        <w:rPr>
          <w:rFonts w:ascii="Times New Roman" w:eastAsiaTheme="minorEastAsia" w:hAnsi="Times New Roman" w:cs="Times New Roman" w:hint="eastAsia"/>
          <w:sz w:val="21"/>
          <w:szCs w:val="21"/>
          <w:lang w:eastAsia="zh-CN"/>
        </w:rPr>
        <w:t xml:space="preserve"> </w:t>
      </w:r>
      <w:r>
        <w:rPr>
          <w:rFonts w:ascii="Times New Roman" w:eastAsiaTheme="minorEastAsia" w:hAnsi="Times New Roman" w:cs="Times New Roman" w:hint="eastAsia"/>
          <w:sz w:val="21"/>
          <w:szCs w:val="21"/>
          <w:lang w:eastAsia="zh-CN"/>
        </w:rPr>
        <w:t xml:space="preserve"> </w:t>
      </w:r>
    </w:p>
    <w:p w14:paraId="721ED61C" w14:textId="4C90AE7D" w:rsidR="00386196" w:rsidRPr="00EE2A91" w:rsidRDefault="000C7990" w:rsidP="00E4706F">
      <w:pPr>
        <w:pStyle w:val="a7"/>
        <w:ind w:left="0"/>
        <w:jc w:val="both"/>
        <w:rPr>
          <w:rFonts w:ascii="Times New Roman" w:eastAsiaTheme="minorEastAsia" w:hAnsi="Times New Roman" w:cs="Times New Roman"/>
          <w:sz w:val="21"/>
          <w:szCs w:val="21"/>
          <w:lang w:val="it-IT" w:eastAsia="zh-CN"/>
        </w:rPr>
      </w:pPr>
      <w:r>
        <w:rPr>
          <w:rFonts w:ascii="Times New Roman" w:eastAsiaTheme="minorEastAsia" w:hAnsi="Times New Roman" w:cs="Times New Roman" w:hint="eastAsia"/>
          <w:sz w:val="21"/>
          <w:szCs w:val="21"/>
          <w:lang w:eastAsia="zh-CN"/>
        </w:rPr>
        <w:t>[</w:t>
      </w:r>
      <w:r w:rsidR="00386196" w:rsidRPr="00CC7B05">
        <w:rPr>
          <w:rFonts w:ascii="Times New Roman" w:hAnsi="Times New Roman" w:cs="Times New Roman"/>
          <w:sz w:val="21"/>
          <w:szCs w:val="21"/>
        </w:rPr>
        <w:t>26</w:t>
      </w:r>
      <w:r>
        <w:rPr>
          <w:rFonts w:ascii="Times New Roman" w:eastAsiaTheme="minorEastAsia" w:hAnsi="Times New Roman" w:cs="Times New Roman" w:hint="eastAsia"/>
          <w:sz w:val="21"/>
          <w:szCs w:val="21"/>
          <w:lang w:eastAsia="zh-CN"/>
        </w:rPr>
        <w:t xml:space="preserve">] </w:t>
      </w:r>
      <w:r w:rsidR="00CC7B05" w:rsidRPr="00DD03A0">
        <w:rPr>
          <w:rFonts w:ascii="Times New Roman" w:hAnsi="Times New Roman" w:cs="Times New Roman"/>
          <w:sz w:val="21"/>
          <w:szCs w:val="21"/>
        </w:rPr>
        <w:t xml:space="preserve">Gottesman, O., Johansson, F., Komorowski, M., et al. Guidelines for reinforcement learning in healthcare. </w:t>
      </w:r>
      <w:r w:rsidR="00CC7B05" w:rsidRPr="00EE2A91">
        <w:rPr>
          <w:rFonts w:ascii="Times New Roman" w:hAnsi="Times New Roman" w:cs="Times New Roman"/>
          <w:i/>
          <w:iCs/>
          <w:sz w:val="21"/>
          <w:szCs w:val="21"/>
          <w:lang w:val="it-IT"/>
        </w:rPr>
        <w:t>Nat Med</w:t>
      </w:r>
      <w:r w:rsidR="00CC7B05" w:rsidRPr="00EE2A91">
        <w:rPr>
          <w:rFonts w:ascii="Times New Roman" w:hAnsi="Times New Roman" w:cs="Times New Roman"/>
          <w:sz w:val="21"/>
          <w:szCs w:val="21"/>
          <w:lang w:val="it-IT"/>
        </w:rPr>
        <w:t xml:space="preserve">. 2019;25(1):16–18. </w:t>
      </w:r>
      <w:r>
        <w:fldChar w:fldCharType="begin"/>
      </w:r>
      <w:r>
        <w:instrText>HYPERLINK "https://doi.org/10.1038/s41591-018-0310-5"</w:instrText>
      </w:r>
      <w:r>
        <w:fldChar w:fldCharType="separate"/>
      </w:r>
      <w:r w:rsidRPr="00EE2A91">
        <w:rPr>
          <w:rStyle w:val="a9"/>
          <w:rFonts w:ascii="Times New Roman" w:hAnsi="Times New Roman" w:cs="Times New Roman"/>
          <w:sz w:val="21"/>
          <w:szCs w:val="21"/>
          <w:lang w:val="it-IT"/>
        </w:rPr>
        <w:t>https://doi.org/10.1038/s41591-018-0310-5</w:t>
      </w:r>
      <w:r>
        <w:fldChar w:fldCharType="end"/>
      </w:r>
      <w:r w:rsidRPr="00EE2A91">
        <w:rPr>
          <w:rFonts w:ascii="Times New Roman" w:eastAsiaTheme="minorEastAsia" w:hAnsi="Times New Roman" w:cs="Times New Roman" w:hint="eastAsia"/>
          <w:sz w:val="21"/>
          <w:szCs w:val="21"/>
          <w:lang w:val="it-IT" w:eastAsia="zh-CN"/>
        </w:rPr>
        <w:t xml:space="preserve"> </w:t>
      </w:r>
    </w:p>
    <w:p w14:paraId="057BEA51" w14:textId="38823EF6" w:rsidR="00386196" w:rsidRPr="00EE2A91" w:rsidRDefault="000C7990" w:rsidP="00E4706F">
      <w:pPr>
        <w:pStyle w:val="a7"/>
        <w:ind w:left="0"/>
        <w:jc w:val="both"/>
        <w:rPr>
          <w:rFonts w:ascii="Times New Roman" w:eastAsiaTheme="minorEastAsia" w:hAnsi="Times New Roman" w:cs="Times New Roman"/>
          <w:sz w:val="21"/>
          <w:szCs w:val="21"/>
          <w:lang w:val="it-IT" w:eastAsia="zh-CN"/>
        </w:rPr>
      </w:pPr>
      <w:r w:rsidRPr="00EE2A91">
        <w:rPr>
          <w:rFonts w:ascii="Times New Roman" w:eastAsiaTheme="minorEastAsia" w:hAnsi="Times New Roman" w:cs="Times New Roman" w:hint="eastAsia"/>
          <w:sz w:val="21"/>
          <w:szCs w:val="21"/>
          <w:lang w:val="it-IT" w:eastAsia="zh-CN"/>
        </w:rPr>
        <w:t>[</w:t>
      </w:r>
      <w:r w:rsidR="00386196" w:rsidRPr="00EE2A91">
        <w:rPr>
          <w:rFonts w:ascii="Times New Roman" w:hAnsi="Times New Roman" w:cs="Times New Roman"/>
          <w:sz w:val="21"/>
          <w:szCs w:val="21"/>
          <w:lang w:val="it-IT"/>
        </w:rPr>
        <w:t>27</w:t>
      </w:r>
      <w:r w:rsidRPr="00EE2A91">
        <w:rPr>
          <w:rFonts w:ascii="Times New Roman" w:eastAsiaTheme="minorEastAsia" w:hAnsi="Times New Roman" w:cs="Times New Roman" w:hint="eastAsia"/>
          <w:sz w:val="21"/>
          <w:szCs w:val="21"/>
          <w:lang w:val="it-IT" w:eastAsia="zh-CN"/>
        </w:rPr>
        <w:t xml:space="preserve">] </w:t>
      </w:r>
      <w:r w:rsidR="00CC7B05" w:rsidRPr="00EE2A91">
        <w:rPr>
          <w:rFonts w:ascii="Times New Roman" w:hAnsi="Times New Roman" w:cs="Times New Roman"/>
          <w:sz w:val="21"/>
          <w:szCs w:val="21"/>
          <w:lang w:val="it-IT"/>
        </w:rPr>
        <w:t xml:space="preserve">Lei, S., Li, X., Zhao, H., et al. </w:t>
      </w:r>
      <w:bookmarkStart w:id="73" w:name="OLE_LINK7"/>
      <w:r w:rsidR="00CC7B05" w:rsidRPr="00DD03A0">
        <w:rPr>
          <w:rFonts w:ascii="Times New Roman" w:hAnsi="Times New Roman" w:cs="Times New Roman"/>
          <w:sz w:val="21"/>
          <w:szCs w:val="21"/>
        </w:rPr>
        <w:t>Risk of dementia or cognitive impairment in sepsis survivals: A systematic review and meta-analysis</w:t>
      </w:r>
      <w:bookmarkEnd w:id="73"/>
      <w:r w:rsidR="00CC7B05" w:rsidRPr="00DD03A0">
        <w:rPr>
          <w:rFonts w:ascii="Times New Roman" w:hAnsi="Times New Roman" w:cs="Times New Roman"/>
          <w:sz w:val="21"/>
          <w:szCs w:val="21"/>
        </w:rPr>
        <w:t xml:space="preserve">. </w:t>
      </w:r>
      <w:r w:rsidR="00CC7B05" w:rsidRPr="00EE2A91">
        <w:rPr>
          <w:rFonts w:ascii="Times New Roman" w:hAnsi="Times New Roman" w:cs="Times New Roman"/>
          <w:i/>
          <w:iCs/>
          <w:sz w:val="21"/>
          <w:szCs w:val="21"/>
          <w:lang w:val="it-IT"/>
        </w:rPr>
        <w:t>Front Aging Neurosci</w:t>
      </w:r>
      <w:r w:rsidR="00CC7B05" w:rsidRPr="00EE2A91">
        <w:rPr>
          <w:rFonts w:ascii="Times New Roman" w:hAnsi="Times New Roman" w:cs="Times New Roman"/>
          <w:sz w:val="21"/>
          <w:szCs w:val="21"/>
          <w:lang w:val="it-IT"/>
        </w:rPr>
        <w:t xml:space="preserve">. 2022;14:839472. </w:t>
      </w:r>
      <w:r>
        <w:fldChar w:fldCharType="begin"/>
      </w:r>
      <w:r>
        <w:instrText>HYPERLINK "https://doi.org/10.3389/fnagi.2022.839472"</w:instrText>
      </w:r>
      <w:r>
        <w:fldChar w:fldCharType="separate"/>
      </w:r>
      <w:r w:rsidRPr="00EE2A91">
        <w:rPr>
          <w:rStyle w:val="a9"/>
          <w:rFonts w:ascii="Times New Roman" w:hAnsi="Times New Roman" w:cs="Times New Roman"/>
          <w:sz w:val="21"/>
          <w:szCs w:val="21"/>
          <w:lang w:val="it-IT"/>
        </w:rPr>
        <w:t>https://doi.org/10.3389/fnagi.2022.839472</w:t>
      </w:r>
      <w:r>
        <w:fldChar w:fldCharType="end"/>
      </w:r>
      <w:r w:rsidRPr="00EE2A91">
        <w:rPr>
          <w:rFonts w:ascii="Times New Roman" w:eastAsiaTheme="minorEastAsia" w:hAnsi="Times New Roman" w:cs="Times New Roman" w:hint="eastAsia"/>
          <w:sz w:val="21"/>
          <w:szCs w:val="21"/>
          <w:lang w:val="it-IT" w:eastAsia="zh-CN"/>
        </w:rPr>
        <w:t xml:space="preserve"> </w:t>
      </w:r>
    </w:p>
    <w:p w14:paraId="026D8E73" w14:textId="6F73FF26" w:rsidR="00386196" w:rsidRPr="000C7990" w:rsidRDefault="000C7990"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val="it-IT" w:eastAsia="zh-CN"/>
        </w:rPr>
        <w:t>[</w:t>
      </w:r>
      <w:r w:rsidR="00386196" w:rsidRPr="00EE2A91">
        <w:rPr>
          <w:rFonts w:ascii="Times New Roman" w:hAnsi="Times New Roman" w:cs="Times New Roman"/>
          <w:sz w:val="21"/>
          <w:szCs w:val="21"/>
          <w:lang w:val="it-IT"/>
        </w:rPr>
        <w:t>28</w:t>
      </w:r>
      <w:r w:rsidRPr="00EE2A91">
        <w:rPr>
          <w:rFonts w:ascii="Times New Roman" w:eastAsiaTheme="minorEastAsia" w:hAnsi="Times New Roman" w:cs="Times New Roman" w:hint="eastAsia"/>
          <w:sz w:val="21"/>
          <w:szCs w:val="21"/>
          <w:lang w:val="it-IT" w:eastAsia="zh-CN"/>
        </w:rPr>
        <w:t xml:space="preserve">] </w:t>
      </w:r>
      <w:r w:rsidR="00CC7B05" w:rsidRPr="00EE2A91">
        <w:rPr>
          <w:rFonts w:ascii="Times New Roman" w:hAnsi="Times New Roman" w:cs="Times New Roman"/>
          <w:sz w:val="21"/>
          <w:szCs w:val="21"/>
          <w:lang w:val="it-IT"/>
        </w:rPr>
        <w:t xml:space="preserve">Barichello, T., Generoso, J.S., Collodel, A., et al. </w:t>
      </w:r>
      <w:r w:rsidR="00CC7B05" w:rsidRPr="00DD03A0">
        <w:rPr>
          <w:rFonts w:ascii="Times New Roman" w:hAnsi="Times New Roman" w:cs="Times New Roman"/>
          <w:sz w:val="21"/>
          <w:szCs w:val="21"/>
        </w:rPr>
        <w:t xml:space="preserve">The blood-brain barrier dysfunction in sepsis. </w:t>
      </w:r>
      <w:r w:rsidR="00CC7B05" w:rsidRPr="000C7990">
        <w:rPr>
          <w:rFonts w:ascii="Times New Roman" w:hAnsi="Times New Roman" w:cs="Times New Roman"/>
          <w:i/>
          <w:iCs/>
          <w:sz w:val="21"/>
          <w:szCs w:val="21"/>
        </w:rPr>
        <w:t>Tissue Barriers</w:t>
      </w:r>
      <w:r w:rsidR="00CC7B05" w:rsidRPr="00DD03A0">
        <w:rPr>
          <w:rFonts w:ascii="Times New Roman" w:hAnsi="Times New Roman" w:cs="Times New Roman"/>
          <w:sz w:val="21"/>
          <w:szCs w:val="21"/>
        </w:rPr>
        <w:t xml:space="preserve">. 2021;9(1):1840912. </w:t>
      </w:r>
      <w:hyperlink r:id="rId42" w:history="1">
        <w:r w:rsidRPr="00302331">
          <w:rPr>
            <w:rStyle w:val="a9"/>
            <w:rFonts w:ascii="Times New Roman" w:hAnsi="Times New Roman" w:cs="Times New Roman"/>
            <w:sz w:val="21"/>
            <w:szCs w:val="21"/>
          </w:rPr>
          <w:t>https://doi.org/10.1080/21688370.2020.1840912</w:t>
        </w:r>
      </w:hyperlink>
      <w:r>
        <w:rPr>
          <w:rFonts w:ascii="Times New Roman" w:eastAsiaTheme="minorEastAsia" w:hAnsi="Times New Roman" w:cs="Times New Roman" w:hint="eastAsia"/>
          <w:sz w:val="21"/>
          <w:szCs w:val="21"/>
          <w:lang w:eastAsia="zh-CN"/>
        </w:rPr>
        <w:t xml:space="preserve"> </w:t>
      </w:r>
    </w:p>
    <w:p w14:paraId="2079353E" w14:textId="52E6C072"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29</w:t>
      </w:r>
      <w:r>
        <w:rPr>
          <w:rFonts w:ascii="Times New Roman" w:eastAsiaTheme="minorEastAsia" w:hAnsi="Times New Roman" w:cs="Times New Roman" w:hint="eastAsia"/>
          <w:sz w:val="21"/>
          <w:szCs w:val="21"/>
          <w:lang w:eastAsia="zh-CN"/>
        </w:rPr>
        <w:t xml:space="preserve">] </w:t>
      </w:r>
      <w:proofErr w:type="spellStart"/>
      <w:r w:rsidR="00CC7B05" w:rsidRPr="00DD03A0">
        <w:rPr>
          <w:rFonts w:ascii="Times New Roman" w:hAnsi="Times New Roman" w:cs="Times New Roman"/>
          <w:sz w:val="21"/>
          <w:szCs w:val="21"/>
        </w:rPr>
        <w:t>Iwashyna</w:t>
      </w:r>
      <w:proofErr w:type="spellEnd"/>
      <w:r w:rsidR="00CC7B05" w:rsidRPr="00DD03A0">
        <w:rPr>
          <w:rFonts w:ascii="Times New Roman" w:hAnsi="Times New Roman" w:cs="Times New Roman"/>
          <w:sz w:val="21"/>
          <w:szCs w:val="21"/>
        </w:rPr>
        <w:t xml:space="preserve">, T.J., Ely, E.W., Smith, D.M., et al. </w:t>
      </w:r>
      <w:bookmarkStart w:id="74" w:name="OLE_LINK8"/>
      <w:r w:rsidR="00CC7B05" w:rsidRPr="00DD03A0">
        <w:rPr>
          <w:rFonts w:ascii="Times New Roman" w:hAnsi="Times New Roman" w:cs="Times New Roman"/>
          <w:sz w:val="21"/>
          <w:szCs w:val="21"/>
        </w:rPr>
        <w:t>Long-term cognitive impairment and functional disability among survivors of severe sepsis</w:t>
      </w:r>
      <w:bookmarkEnd w:id="74"/>
      <w:r w:rsidR="00CC7B05" w:rsidRPr="00DD03A0">
        <w:rPr>
          <w:rFonts w:ascii="Times New Roman" w:hAnsi="Times New Roman" w:cs="Times New Roman"/>
          <w:sz w:val="21"/>
          <w:szCs w:val="21"/>
        </w:rPr>
        <w:t xml:space="preserve">. </w:t>
      </w:r>
      <w:r w:rsidR="00CC7B05" w:rsidRPr="000C7990">
        <w:rPr>
          <w:rFonts w:ascii="Times New Roman" w:hAnsi="Times New Roman" w:cs="Times New Roman"/>
          <w:i/>
          <w:iCs/>
          <w:sz w:val="21"/>
          <w:szCs w:val="21"/>
        </w:rPr>
        <w:t>JAMA</w:t>
      </w:r>
      <w:r w:rsidR="00CC7B05" w:rsidRPr="00DD03A0">
        <w:rPr>
          <w:rFonts w:ascii="Times New Roman" w:hAnsi="Times New Roman" w:cs="Times New Roman"/>
          <w:sz w:val="21"/>
          <w:szCs w:val="21"/>
        </w:rPr>
        <w:t xml:space="preserve">. 2010;304(16):1787–1794. </w:t>
      </w:r>
      <w:hyperlink r:id="rId43" w:history="1">
        <w:r w:rsidRPr="00302331">
          <w:rPr>
            <w:rStyle w:val="a9"/>
            <w:rFonts w:ascii="Times New Roman" w:hAnsi="Times New Roman" w:cs="Times New Roman"/>
            <w:sz w:val="21"/>
            <w:szCs w:val="21"/>
          </w:rPr>
          <w:t>https://doi.org/10.1001/jama.2010.1553</w:t>
        </w:r>
      </w:hyperlink>
      <w:r>
        <w:rPr>
          <w:rFonts w:ascii="Times New Roman" w:eastAsiaTheme="minorEastAsia" w:hAnsi="Times New Roman" w:cs="Times New Roman" w:hint="eastAsia"/>
          <w:sz w:val="21"/>
          <w:szCs w:val="21"/>
          <w:lang w:eastAsia="zh-CN"/>
        </w:rPr>
        <w:t xml:space="preserve"> </w:t>
      </w:r>
    </w:p>
    <w:p w14:paraId="3BFB5552" w14:textId="30B5252D"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30</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Giridharan, V.V., Catumbela, C.S.G., </w:t>
      </w:r>
      <w:proofErr w:type="spellStart"/>
      <w:r w:rsidR="00386196" w:rsidRPr="00DD03A0">
        <w:rPr>
          <w:rFonts w:ascii="Times New Roman" w:hAnsi="Times New Roman" w:cs="Times New Roman"/>
          <w:sz w:val="21"/>
          <w:szCs w:val="21"/>
        </w:rPr>
        <w:t>Catalão</w:t>
      </w:r>
      <w:proofErr w:type="spellEnd"/>
      <w:r w:rsidR="00386196" w:rsidRPr="00DD03A0">
        <w:rPr>
          <w:rFonts w:ascii="Times New Roman" w:hAnsi="Times New Roman" w:cs="Times New Roman"/>
          <w:sz w:val="21"/>
          <w:szCs w:val="21"/>
        </w:rPr>
        <w:t>, C.H.R., et al. Sepsis exacerbates Alzheimer</w:t>
      </w:r>
      <w:r w:rsidR="007E251F">
        <w:rPr>
          <w:rFonts w:ascii="Times New Roman" w:hAnsi="Times New Roman" w:cs="Times New Roman"/>
          <w:sz w:val="21"/>
          <w:szCs w:val="21"/>
        </w:rPr>
        <w:t>’</w:t>
      </w:r>
      <w:r w:rsidR="00386196" w:rsidRPr="00DD03A0">
        <w:rPr>
          <w:rFonts w:ascii="Times New Roman" w:hAnsi="Times New Roman" w:cs="Times New Roman"/>
          <w:sz w:val="21"/>
          <w:szCs w:val="21"/>
        </w:rPr>
        <w:t xml:space="preserve">s disease pathophysiology, modulates the gut microbiome, increases neuroinflammation and amyloid burden. </w:t>
      </w:r>
      <w:r w:rsidR="00386196" w:rsidRPr="000C7990">
        <w:rPr>
          <w:rFonts w:ascii="Times New Roman" w:hAnsi="Times New Roman" w:cs="Times New Roman"/>
          <w:i/>
          <w:iCs/>
          <w:sz w:val="21"/>
          <w:szCs w:val="21"/>
        </w:rPr>
        <w:t>Mol Psychiatry</w:t>
      </w:r>
      <w:r w:rsidR="00386196" w:rsidRPr="00DD03A0">
        <w:rPr>
          <w:rFonts w:ascii="Times New Roman" w:hAnsi="Times New Roman" w:cs="Times New Roman"/>
          <w:sz w:val="21"/>
          <w:szCs w:val="21"/>
        </w:rPr>
        <w:t xml:space="preserve">. 2023;28(11):4463–4473. </w:t>
      </w:r>
      <w:hyperlink r:id="rId44" w:history="1">
        <w:r w:rsidRPr="00302331">
          <w:rPr>
            <w:rStyle w:val="a9"/>
            <w:rFonts w:ascii="Times New Roman" w:hAnsi="Times New Roman" w:cs="Times New Roman"/>
            <w:sz w:val="21"/>
            <w:szCs w:val="21"/>
          </w:rPr>
          <w:t>https://doi.org/10.1038/s41380-023-02172-2</w:t>
        </w:r>
      </w:hyperlink>
      <w:r>
        <w:rPr>
          <w:rFonts w:ascii="Times New Roman" w:eastAsiaTheme="minorEastAsia" w:hAnsi="Times New Roman" w:cs="Times New Roman" w:hint="eastAsia"/>
          <w:sz w:val="21"/>
          <w:szCs w:val="21"/>
          <w:lang w:eastAsia="zh-CN"/>
        </w:rPr>
        <w:t xml:space="preserve"> </w:t>
      </w:r>
    </w:p>
    <w:p w14:paraId="3CD4E596" w14:textId="1C54D2BF"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31</w:t>
      </w:r>
      <w:r>
        <w:rPr>
          <w:rFonts w:ascii="Times New Roman" w:eastAsiaTheme="minorEastAsia" w:hAnsi="Times New Roman" w:cs="Times New Roman" w:hint="eastAsia"/>
          <w:sz w:val="21"/>
          <w:szCs w:val="21"/>
          <w:lang w:eastAsia="zh-CN"/>
        </w:rPr>
        <w:t xml:space="preserve">] </w:t>
      </w:r>
      <w:proofErr w:type="spellStart"/>
      <w:r w:rsidR="00386196" w:rsidRPr="00DD03A0">
        <w:rPr>
          <w:rFonts w:ascii="Times New Roman" w:hAnsi="Times New Roman" w:cs="Times New Roman"/>
          <w:sz w:val="21"/>
          <w:szCs w:val="21"/>
        </w:rPr>
        <w:t>Shortliffe</w:t>
      </w:r>
      <w:proofErr w:type="spellEnd"/>
      <w:r w:rsidR="00386196" w:rsidRPr="00DD03A0">
        <w:rPr>
          <w:rFonts w:ascii="Times New Roman" w:hAnsi="Times New Roman" w:cs="Times New Roman"/>
          <w:sz w:val="21"/>
          <w:szCs w:val="21"/>
        </w:rPr>
        <w:t xml:space="preserve">, E.H., Sepúlveda, M.J. </w:t>
      </w:r>
      <w:bookmarkStart w:id="75" w:name="OLE_LINK9"/>
      <w:r w:rsidR="00386196" w:rsidRPr="00DD03A0">
        <w:rPr>
          <w:rFonts w:ascii="Times New Roman" w:hAnsi="Times New Roman" w:cs="Times New Roman"/>
          <w:sz w:val="21"/>
          <w:szCs w:val="21"/>
        </w:rPr>
        <w:t>Clinical decision support in the era of artificial intelligence</w:t>
      </w:r>
      <w:bookmarkEnd w:id="75"/>
      <w:r w:rsidR="00386196" w:rsidRPr="00DD03A0">
        <w:rPr>
          <w:rFonts w:ascii="Times New Roman" w:hAnsi="Times New Roman" w:cs="Times New Roman"/>
          <w:sz w:val="21"/>
          <w:szCs w:val="21"/>
        </w:rPr>
        <w:t xml:space="preserve">. </w:t>
      </w:r>
      <w:r w:rsidR="00386196" w:rsidRPr="000C7990">
        <w:rPr>
          <w:rFonts w:ascii="Times New Roman" w:hAnsi="Times New Roman" w:cs="Times New Roman"/>
          <w:i/>
          <w:iCs/>
          <w:sz w:val="21"/>
          <w:szCs w:val="21"/>
        </w:rPr>
        <w:t>JAMA</w:t>
      </w:r>
      <w:r w:rsidR="00386196" w:rsidRPr="00DD03A0">
        <w:rPr>
          <w:rFonts w:ascii="Times New Roman" w:hAnsi="Times New Roman" w:cs="Times New Roman"/>
          <w:sz w:val="21"/>
          <w:szCs w:val="21"/>
        </w:rPr>
        <w:t xml:space="preserve">. 2018;320(21):2199–2200. </w:t>
      </w:r>
      <w:hyperlink r:id="rId45" w:history="1">
        <w:r w:rsidRPr="00302331">
          <w:rPr>
            <w:rStyle w:val="a9"/>
            <w:rFonts w:ascii="Times New Roman" w:hAnsi="Times New Roman" w:cs="Times New Roman"/>
            <w:sz w:val="21"/>
            <w:szCs w:val="21"/>
          </w:rPr>
          <w:t>https://doi.org/10.1001/jama.2018.17163</w:t>
        </w:r>
      </w:hyperlink>
      <w:r>
        <w:rPr>
          <w:rFonts w:ascii="Times New Roman" w:eastAsiaTheme="minorEastAsia" w:hAnsi="Times New Roman" w:cs="Times New Roman" w:hint="eastAsia"/>
          <w:sz w:val="21"/>
          <w:szCs w:val="21"/>
          <w:lang w:eastAsia="zh-CN"/>
        </w:rPr>
        <w:t xml:space="preserve"> </w:t>
      </w:r>
    </w:p>
    <w:p w14:paraId="0126F97A" w14:textId="2356E0C9" w:rsidR="00386196" w:rsidRPr="001319BE"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32</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Lundberg, S.M., Lee, S.I. A unified approach to interpreting model predictions. In </w:t>
      </w:r>
      <w:r w:rsidR="00386196" w:rsidRPr="00E4706F">
        <w:rPr>
          <w:rFonts w:ascii="Times New Roman" w:hAnsi="Times New Roman" w:cs="Times New Roman"/>
          <w:i/>
          <w:iCs/>
          <w:sz w:val="21"/>
          <w:szCs w:val="21"/>
        </w:rPr>
        <w:t>Advances in Neural Information Processing Systems</w:t>
      </w:r>
      <w:r w:rsidR="00386196" w:rsidRPr="00DD03A0">
        <w:rPr>
          <w:rFonts w:ascii="Times New Roman" w:hAnsi="Times New Roman" w:cs="Times New Roman"/>
          <w:sz w:val="21"/>
          <w:szCs w:val="21"/>
        </w:rPr>
        <w:t xml:space="preserve">; </w:t>
      </w:r>
      <w:proofErr w:type="gramStart"/>
      <w:r w:rsidR="00386196" w:rsidRPr="00DD03A0">
        <w:rPr>
          <w:rFonts w:ascii="Times New Roman" w:hAnsi="Times New Roman" w:cs="Times New Roman"/>
          <w:sz w:val="21"/>
          <w:szCs w:val="21"/>
        </w:rPr>
        <w:t>2017</w:t>
      </w:r>
      <w:r w:rsidR="00347C7A">
        <w:rPr>
          <w:rFonts w:ascii="Times New Roman" w:eastAsiaTheme="minorEastAsia" w:hAnsi="Times New Roman" w:cs="Times New Roman" w:hint="eastAsia"/>
          <w:sz w:val="21"/>
          <w:szCs w:val="21"/>
          <w:lang w:eastAsia="zh-CN"/>
        </w:rPr>
        <w:t>;30:4765</w:t>
      </w:r>
      <w:proofErr w:type="gramEnd"/>
      <w:r w:rsidR="00347C7A">
        <w:rPr>
          <w:rFonts w:ascii="Times New Roman" w:eastAsiaTheme="minorEastAsia" w:hAnsi="Times New Roman" w:cs="Times New Roman" w:hint="eastAsia"/>
          <w:sz w:val="21"/>
          <w:szCs w:val="21"/>
          <w:lang w:eastAsia="zh-CN"/>
        </w:rPr>
        <w:t>-4774</w:t>
      </w:r>
      <w:r w:rsidR="00386196" w:rsidRPr="00DD03A0">
        <w:rPr>
          <w:rFonts w:ascii="Times New Roman" w:hAnsi="Times New Roman" w:cs="Times New Roman"/>
          <w:sz w:val="21"/>
          <w:szCs w:val="21"/>
        </w:rPr>
        <w:t>.</w:t>
      </w:r>
      <w:r>
        <w:rPr>
          <w:rFonts w:ascii="Times New Roman" w:eastAsiaTheme="minorEastAsia" w:hAnsi="Times New Roman" w:cs="Times New Roman" w:hint="eastAsia"/>
          <w:sz w:val="21"/>
          <w:szCs w:val="21"/>
          <w:lang w:eastAsia="zh-CN"/>
        </w:rPr>
        <w:t xml:space="preserve"> </w:t>
      </w:r>
      <w:hyperlink r:id="rId46" w:history="1">
        <w:r w:rsidR="001319BE" w:rsidRPr="00A5157E">
          <w:rPr>
            <w:rStyle w:val="a9"/>
            <w:rFonts w:ascii="Times New Roman" w:hAnsi="Times New Roman" w:cs="Times New Roman"/>
            <w:sz w:val="21"/>
            <w:szCs w:val="21"/>
          </w:rPr>
          <w:t>https://papers.nips.cc/paper/2017/hash/8a20a8621978632d76c43dfd28b67767-Abstract.html</w:t>
        </w:r>
      </w:hyperlink>
      <w:r w:rsidR="001319BE">
        <w:rPr>
          <w:rFonts w:ascii="Times New Roman" w:eastAsiaTheme="minorEastAsia" w:hAnsi="Times New Roman" w:cs="Times New Roman" w:hint="eastAsia"/>
          <w:sz w:val="21"/>
          <w:szCs w:val="21"/>
          <w:lang w:eastAsia="zh-CN"/>
        </w:rPr>
        <w:t xml:space="preserve"> </w:t>
      </w:r>
      <w:r w:rsidRPr="001319BE">
        <w:rPr>
          <w:rFonts w:ascii="Times New Roman" w:eastAsiaTheme="minorEastAsia" w:hAnsi="Times New Roman" w:cs="Times New Roman"/>
          <w:sz w:val="21"/>
          <w:szCs w:val="21"/>
          <w:lang w:eastAsia="zh-CN"/>
        </w:rPr>
        <w:t xml:space="preserve"> </w:t>
      </w:r>
    </w:p>
    <w:p w14:paraId="02C3F7CC" w14:textId="5CC1F8A1" w:rsidR="00386196" w:rsidRPr="000C7990" w:rsidRDefault="000C799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33</w:t>
      </w:r>
      <w:r>
        <w:rPr>
          <w:rFonts w:ascii="Times New Roman" w:eastAsiaTheme="minorEastAsia" w:hAnsi="Times New Roman" w:cs="Times New Roman" w:hint="eastAsia"/>
          <w:sz w:val="21"/>
          <w:szCs w:val="21"/>
          <w:lang w:eastAsia="zh-CN"/>
        </w:rPr>
        <w:t xml:space="preserve">] </w:t>
      </w:r>
      <w:proofErr w:type="spellStart"/>
      <w:r w:rsidR="00386196" w:rsidRPr="00DD03A0">
        <w:rPr>
          <w:rFonts w:ascii="Times New Roman" w:hAnsi="Times New Roman" w:cs="Times New Roman"/>
          <w:sz w:val="21"/>
          <w:szCs w:val="21"/>
        </w:rPr>
        <w:t>Kostrikov</w:t>
      </w:r>
      <w:proofErr w:type="spellEnd"/>
      <w:r w:rsidR="00386196" w:rsidRPr="00DD03A0">
        <w:rPr>
          <w:rFonts w:ascii="Times New Roman" w:hAnsi="Times New Roman" w:cs="Times New Roman"/>
          <w:sz w:val="21"/>
          <w:szCs w:val="21"/>
        </w:rPr>
        <w:t xml:space="preserve">, I., Nair, A., Levine, S. </w:t>
      </w:r>
      <w:bookmarkStart w:id="76" w:name="OLE_LINK10"/>
      <w:r w:rsidR="00386196" w:rsidRPr="00DD03A0">
        <w:rPr>
          <w:rFonts w:ascii="Times New Roman" w:hAnsi="Times New Roman" w:cs="Times New Roman"/>
          <w:sz w:val="21"/>
          <w:szCs w:val="21"/>
        </w:rPr>
        <w:t>Offline reinforcement learning with implicit Q-learning</w:t>
      </w:r>
      <w:bookmarkEnd w:id="76"/>
      <w:r w:rsidR="00386196" w:rsidRPr="00DD03A0">
        <w:rPr>
          <w:rFonts w:ascii="Times New Roman" w:hAnsi="Times New Roman" w:cs="Times New Roman"/>
          <w:sz w:val="21"/>
          <w:szCs w:val="21"/>
        </w:rPr>
        <w:t xml:space="preserve">. In </w:t>
      </w:r>
      <w:r w:rsidR="00386196" w:rsidRPr="00E4706F">
        <w:rPr>
          <w:rFonts w:ascii="Times New Roman" w:hAnsi="Times New Roman" w:cs="Times New Roman"/>
          <w:i/>
          <w:iCs/>
          <w:sz w:val="21"/>
          <w:szCs w:val="21"/>
        </w:rPr>
        <w:t>International Conference on Learning Representations</w:t>
      </w:r>
      <w:r w:rsidR="00386196" w:rsidRPr="00DD03A0">
        <w:rPr>
          <w:rFonts w:ascii="Times New Roman" w:hAnsi="Times New Roman" w:cs="Times New Roman"/>
          <w:sz w:val="21"/>
          <w:szCs w:val="21"/>
        </w:rPr>
        <w:t>; 2022.</w:t>
      </w:r>
      <w:r>
        <w:rPr>
          <w:rFonts w:ascii="Times New Roman" w:eastAsiaTheme="minorEastAsia" w:hAnsi="Times New Roman" w:cs="Times New Roman" w:hint="eastAsia"/>
          <w:sz w:val="21"/>
          <w:szCs w:val="21"/>
          <w:lang w:eastAsia="zh-CN"/>
        </w:rPr>
        <w:t xml:space="preserve"> </w:t>
      </w:r>
      <w:proofErr w:type="spellStart"/>
      <w:r w:rsidR="00E4706F">
        <w:rPr>
          <w:rFonts w:ascii="Times New Roman" w:eastAsiaTheme="minorEastAsia" w:hAnsi="Times New Roman" w:cs="Times New Roman" w:hint="eastAsia"/>
          <w:sz w:val="21"/>
          <w:szCs w:val="21"/>
          <w:lang w:eastAsia="zh-CN"/>
        </w:rPr>
        <w:t>arXiv</w:t>
      </w:r>
      <w:proofErr w:type="spellEnd"/>
      <w:r w:rsidR="00E4706F">
        <w:rPr>
          <w:rFonts w:ascii="Times New Roman" w:eastAsiaTheme="minorEastAsia" w:hAnsi="Times New Roman" w:cs="Times New Roman" w:hint="eastAsia"/>
          <w:sz w:val="21"/>
          <w:szCs w:val="21"/>
          <w:lang w:eastAsia="zh-CN"/>
        </w:rPr>
        <w:t xml:space="preserve"> preprint, </w:t>
      </w:r>
      <w:r w:rsidR="00F910E7" w:rsidRPr="00F910E7">
        <w:rPr>
          <w:rFonts w:ascii="Times New Roman" w:eastAsiaTheme="minorEastAsia" w:hAnsi="Times New Roman" w:cs="Times New Roman"/>
          <w:sz w:val="21"/>
          <w:szCs w:val="21"/>
          <w:lang w:eastAsia="zh-CN"/>
        </w:rPr>
        <w:t>arXiv:2110.06169</w:t>
      </w:r>
      <w:r w:rsidR="00F910E7">
        <w:rPr>
          <w:rFonts w:ascii="Times New Roman" w:eastAsiaTheme="minorEastAsia" w:hAnsi="Times New Roman" w:cs="Times New Roman" w:hint="eastAsia"/>
          <w:sz w:val="21"/>
          <w:szCs w:val="21"/>
          <w:lang w:eastAsia="zh-CN"/>
        </w:rPr>
        <w:t xml:space="preserve">. </w:t>
      </w:r>
      <w:hyperlink r:id="rId47" w:history="1">
        <w:r w:rsidR="00F910E7" w:rsidRPr="00DD5DD9">
          <w:rPr>
            <w:rStyle w:val="a9"/>
            <w:rFonts w:ascii="Times New Roman" w:eastAsiaTheme="minorEastAsia" w:hAnsi="Times New Roman" w:cs="Times New Roman" w:hint="eastAsia"/>
            <w:sz w:val="21"/>
            <w:szCs w:val="21"/>
            <w:lang w:eastAsia="zh-CN"/>
          </w:rPr>
          <w:t>https://doi.org/10.48550/arXiv.2110.06169</w:t>
        </w:r>
      </w:hyperlink>
      <w:r>
        <w:rPr>
          <w:rFonts w:ascii="Times New Roman" w:eastAsiaTheme="minorEastAsia" w:hAnsi="Times New Roman" w:cs="Times New Roman" w:hint="eastAsia"/>
          <w:sz w:val="21"/>
          <w:szCs w:val="21"/>
          <w:lang w:eastAsia="zh-CN"/>
        </w:rPr>
        <w:t xml:space="preserve"> </w:t>
      </w:r>
    </w:p>
    <w:p w14:paraId="440205D4" w14:textId="6A4C72B4" w:rsidR="001319BE" w:rsidRDefault="000C7990" w:rsidP="00E4706F">
      <w:pPr>
        <w:pStyle w:val="a7"/>
        <w:ind w:left="0"/>
        <w:jc w:val="both"/>
        <w:rPr>
          <w:rFonts w:ascii="Times New Roman" w:eastAsiaTheme="minorEastAsia" w:hAnsi="Times New Roman" w:cs="Times New Roman"/>
          <w:sz w:val="21"/>
          <w:szCs w:val="21"/>
          <w:lang w:eastAsia="zh-CN"/>
        </w:rPr>
      </w:pPr>
      <w:r w:rsidRPr="00B76B80">
        <w:rPr>
          <w:rFonts w:ascii="Times New Roman" w:eastAsiaTheme="minorEastAsia" w:hAnsi="Times New Roman" w:cs="Times New Roman" w:hint="eastAsia"/>
          <w:sz w:val="21"/>
          <w:szCs w:val="21"/>
          <w:lang w:val="de-DE" w:eastAsia="zh-CN"/>
        </w:rPr>
        <w:t>[</w:t>
      </w:r>
      <w:r w:rsidR="00386196" w:rsidRPr="00B76B80">
        <w:rPr>
          <w:rFonts w:ascii="Times New Roman" w:hAnsi="Times New Roman" w:cs="Times New Roman"/>
          <w:sz w:val="21"/>
          <w:szCs w:val="21"/>
          <w:lang w:val="de-DE"/>
        </w:rPr>
        <w:t>34</w:t>
      </w:r>
      <w:r w:rsidRPr="00B76B80">
        <w:rPr>
          <w:rFonts w:ascii="Times New Roman" w:eastAsiaTheme="minorEastAsia" w:hAnsi="Times New Roman" w:cs="Times New Roman" w:hint="eastAsia"/>
          <w:sz w:val="21"/>
          <w:szCs w:val="21"/>
          <w:lang w:val="de-DE" w:eastAsia="zh-CN"/>
        </w:rPr>
        <w:t xml:space="preserve">] </w:t>
      </w:r>
      <w:r w:rsidR="00386196" w:rsidRPr="00B76B80">
        <w:rPr>
          <w:rFonts w:ascii="Times New Roman" w:hAnsi="Times New Roman" w:cs="Times New Roman"/>
          <w:sz w:val="21"/>
          <w:szCs w:val="21"/>
          <w:lang w:val="de-DE"/>
        </w:rPr>
        <w:t xml:space="preserve">Chen, L., Lu, K., Rajeswaran, A., et al. </w:t>
      </w:r>
      <w:r w:rsidR="00386196" w:rsidRPr="00DD03A0">
        <w:rPr>
          <w:rFonts w:ascii="Times New Roman" w:hAnsi="Times New Roman" w:cs="Times New Roman"/>
          <w:sz w:val="21"/>
          <w:szCs w:val="21"/>
        </w:rPr>
        <w:t>Decision transformer: Reinforcement learning via sequence modeling. In</w:t>
      </w:r>
      <w:r w:rsidR="00F910E7">
        <w:rPr>
          <w:rFonts w:ascii="Times New Roman" w:eastAsiaTheme="minorEastAsia" w:hAnsi="Times New Roman" w:cs="Times New Roman" w:hint="eastAsia"/>
          <w:sz w:val="21"/>
          <w:szCs w:val="21"/>
          <w:lang w:eastAsia="zh-CN"/>
        </w:rPr>
        <w:t xml:space="preserve"> </w:t>
      </w:r>
      <w:r w:rsidR="00F910E7" w:rsidRPr="00F910E7">
        <w:rPr>
          <w:rFonts w:ascii="Times New Roman" w:hAnsi="Times New Roman" w:cs="Times New Roman"/>
          <w:i/>
          <w:sz w:val="21"/>
          <w:szCs w:val="21"/>
        </w:rPr>
        <w:t>NIPS</w:t>
      </w:r>
      <w:r w:rsidR="00F910E7" w:rsidRPr="00F910E7">
        <w:rPr>
          <w:rFonts w:ascii="Times New Roman" w:eastAsiaTheme="minorEastAsia" w:hAnsi="Times New Roman" w:cs="Times New Roman"/>
          <w:i/>
          <w:sz w:val="21"/>
          <w:szCs w:val="21"/>
          <w:lang w:eastAsia="zh-CN"/>
        </w:rPr>
        <w:t>’</w:t>
      </w:r>
      <w:r w:rsidR="00F910E7" w:rsidRPr="00F910E7">
        <w:rPr>
          <w:rFonts w:ascii="Times New Roman" w:hAnsi="Times New Roman" w:cs="Times New Roman"/>
          <w:i/>
          <w:sz w:val="21"/>
          <w:szCs w:val="21"/>
        </w:rPr>
        <w:t>21: Proceedings of the 35th International Conference on Neural Information Processing Systems</w:t>
      </w:r>
      <w:r w:rsidR="00386196" w:rsidRPr="00DD03A0">
        <w:rPr>
          <w:rFonts w:ascii="Times New Roman" w:hAnsi="Times New Roman" w:cs="Times New Roman"/>
          <w:sz w:val="21"/>
          <w:szCs w:val="21"/>
        </w:rPr>
        <w:t>.</w:t>
      </w:r>
      <w:r w:rsidR="00F910E7">
        <w:rPr>
          <w:rFonts w:ascii="Times New Roman" w:eastAsiaTheme="minorEastAsia" w:hAnsi="Times New Roman" w:cs="Times New Roman" w:hint="eastAsia"/>
          <w:sz w:val="21"/>
          <w:szCs w:val="21"/>
          <w:lang w:eastAsia="zh-CN"/>
        </w:rPr>
        <w:t xml:space="preserve"> </w:t>
      </w:r>
      <w:proofErr w:type="gramStart"/>
      <w:r w:rsidR="00386196" w:rsidRPr="00DD03A0">
        <w:rPr>
          <w:rFonts w:ascii="Times New Roman" w:hAnsi="Times New Roman" w:cs="Times New Roman"/>
          <w:sz w:val="21"/>
          <w:szCs w:val="21"/>
        </w:rPr>
        <w:t>2021</w:t>
      </w:r>
      <w:r w:rsidR="00347C7A">
        <w:rPr>
          <w:rFonts w:ascii="Times New Roman" w:eastAsiaTheme="minorEastAsia" w:hAnsi="Times New Roman" w:cs="Times New Roman" w:hint="eastAsia"/>
          <w:sz w:val="21"/>
          <w:szCs w:val="21"/>
          <w:lang w:eastAsia="zh-CN"/>
        </w:rPr>
        <w:t>;34:</w:t>
      </w:r>
      <w:r w:rsidR="00386196" w:rsidRPr="00DD03A0">
        <w:rPr>
          <w:rFonts w:ascii="Times New Roman" w:hAnsi="Times New Roman" w:cs="Times New Roman"/>
          <w:sz w:val="21"/>
          <w:szCs w:val="21"/>
        </w:rPr>
        <w:t>15084</w:t>
      </w:r>
      <w:proofErr w:type="gramEnd"/>
      <w:r w:rsidR="00386196" w:rsidRPr="00DD03A0">
        <w:rPr>
          <w:rFonts w:ascii="Times New Roman" w:hAnsi="Times New Roman" w:cs="Times New Roman"/>
          <w:sz w:val="21"/>
          <w:szCs w:val="21"/>
        </w:rPr>
        <w:t>–15097.</w:t>
      </w:r>
      <w:r>
        <w:rPr>
          <w:rFonts w:ascii="Times New Roman" w:eastAsiaTheme="minorEastAsia" w:hAnsi="Times New Roman" w:cs="Times New Roman" w:hint="eastAsia"/>
          <w:sz w:val="21"/>
          <w:szCs w:val="21"/>
          <w:lang w:eastAsia="zh-CN"/>
        </w:rPr>
        <w:t xml:space="preserve"> </w:t>
      </w:r>
      <w:r w:rsidR="00F910E7" w:rsidRPr="00F910E7">
        <w:rPr>
          <w:rFonts w:ascii="Times New Roman" w:eastAsiaTheme="minorEastAsia" w:hAnsi="Times New Roman" w:cs="Times New Roman"/>
          <w:sz w:val="21"/>
          <w:szCs w:val="21"/>
          <w:lang w:eastAsia="zh-CN"/>
        </w:rPr>
        <w:t>A</w:t>
      </w:r>
      <w:r w:rsidR="00F910E7">
        <w:rPr>
          <w:rFonts w:ascii="Times New Roman" w:eastAsiaTheme="minorEastAsia" w:hAnsi="Times New Roman" w:cs="Times New Roman" w:hint="eastAsia"/>
          <w:sz w:val="21"/>
          <w:szCs w:val="21"/>
          <w:lang w:eastAsia="zh-CN"/>
        </w:rPr>
        <w:t>vailable online:</w:t>
      </w:r>
    </w:p>
    <w:p w14:paraId="061DE585" w14:textId="0AFA47EE" w:rsidR="00386196" w:rsidRPr="001319BE" w:rsidRDefault="001319BE" w:rsidP="00E4706F">
      <w:pPr>
        <w:pStyle w:val="a7"/>
        <w:ind w:left="0"/>
        <w:jc w:val="both"/>
        <w:rPr>
          <w:rFonts w:ascii="Times New Roman" w:eastAsiaTheme="minorEastAsia" w:hAnsi="Times New Roman" w:cs="Times New Roman"/>
          <w:sz w:val="20"/>
          <w:szCs w:val="20"/>
          <w:lang w:eastAsia="zh-CN"/>
        </w:rPr>
      </w:pPr>
      <w:hyperlink r:id="rId48" w:history="1">
        <w:r w:rsidRPr="00A5157E">
          <w:rPr>
            <w:rStyle w:val="a9"/>
            <w:rFonts w:ascii="Times New Roman" w:hAnsi="Times New Roman" w:cs="Times New Roman"/>
            <w:sz w:val="21"/>
            <w:szCs w:val="21"/>
          </w:rPr>
          <w:t>https://proceedings.neurips.cc/paper/2021/hash/7f489f642a0ddb10272b5c31057f0663-Abstract.html</w:t>
        </w:r>
      </w:hyperlink>
      <w:r>
        <w:rPr>
          <w:rFonts w:ascii="Times New Roman" w:eastAsiaTheme="minorEastAsia" w:hAnsi="Times New Roman" w:cs="Times New Roman" w:hint="eastAsia"/>
          <w:sz w:val="21"/>
          <w:szCs w:val="21"/>
          <w:lang w:eastAsia="zh-CN"/>
        </w:rPr>
        <w:t xml:space="preserve"> </w:t>
      </w:r>
      <w:r w:rsidR="00F910E7" w:rsidRPr="001319BE">
        <w:rPr>
          <w:rFonts w:ascii="Times New Roman" w:eastAsiaTheme="minorEastAsia" w:hAnsi="Times New Roman" w:cs="Times New Roman"/>
          <w:sz w:val="20"/>
          <w:szCs w:val="20"/>
          <w:lang w:eastAsia="zh-CN"/>
        </w:rPr>
        <w:t xml:space="preserve"> </w:t>
      </w:r>
      <w:r w:rsidR="000C7990" w:rsidRPr="001319BE">
        <w:rPr>
          <w:rFonts w:ascii="Times New Roman" w:eastAsiaTheme="minorEastAsia" w:hAnsi="Times New Roman" w:cs="Times New Roman"/>
          <w:sz w:val="20"/>
          <w:szCs w:val="20"/>
          <w:lang w:eastAsia="zh-CN"/>
        </w:rPr>
        <w:t xml:space="preserve"> </w:t>
      </w:r>
    </w:p>
    <w:p w14:paraId="06677F17" w14:textId="76FFA1DF" w:rsidR="00386196" w:rsidRPr="00EE2A91" w:rsidRDefault="000C7990" w:rsidP="00E4706F">
      <w:pPr>
        <w:pStyle w:val="a7"/>
        <w:ind w:left="0"/>
        <w:jc w:val="both"/>
        <w:rPr>
          <w:rFonts w:ascii="Times New Roman" w:eastAsiaTheme="minorEastAsia" w:hAnsi="Times New Roman" w:cs="Times New Roman"/>
          <w:sz w:val="21"/>
          <w:szCs w:val="21"/>
          <w:lang w:val="it-IT" w:eastAsia="zh-CN"/>
        </w:rPr>
      </w:pPr>
      <w:r>
        <w:rPr>
          <w:rFonts w:ascii="Times New Roman" w:eastAsiaTheme="minorEastAsia" w:hAnsi="Times New Roman" w:cs="Times New Roman" w:hint="eastAsia"/>
          <w:sz w:val="21"/>
          <w:szCs w:val="21"/>
          <w:lang w:eastAsia="zh-CN"/>
        </w:rPr>
        <w:t>[</w:t>
      </w:r>
      <w:r w:rsidR="00386196" w:rsidRPr="00DD03A0">
        <w:rPr>
          <w:rFonts w:ascii="Times New Roman" w:hAnsi="Times New Roman" w:cs="Times New Roman"/>
          <w:sz w:val="21"/>
          <w:szCs w:val="21"/>
        </w:rPr>
        <w:t>35</w:t>
      </w:r>
      <w:r>
        <w:rPr>
          <w:rFonts w:ascii="Times New Roman" w:eastAsiaTheme="minorEastAsia" w:hAnsi="Times New Roman" w:cs="Times New Roman" w:hint="eastAsia"/>
          <w:sz w:val="21"/>
          <w:szCs w:val="21"/>
          <w:lang w:eastAsia="zh-CN"/>
        </w:rPr>
        <w:t xml:space="preserve">] </w:t>
      </w:r>
      <w:r w:rsidR="00386196" w:rsidRPr="00DD03A0">
        <w:rPr>
          <w:rFonts w:ascii="Times New Roman" w:hAnsi="Times New Roman" w:cs="Times New Roman"/>
          <w:sz w:val="21"/>
          <w:szCs w:val="21"/>
        </w:rPr>
        <w:t xml:space="preserve">Pollard, T.J., Johnson, A.E., Raffa, J.D., et al. The </w:t>
      </w:r>
      <w:proofErr w:type="spellStart"/>
      <w:r w:rsidR="00386196" w:rsidRPr="00DD03A0">
        <w:rPr>
          <w:rFonts w:ascii="Times New Roman" w:hAnsi="Times New Roman" w:cs="Times New Roman"/>
          <w:sz w:val="21"/>
          <w:szCs w:val="21"/>
        </w:rPr>
        <w:t>eICU</w:t>
      </w:r>
      <w:proofErr w:type="spellEnd"/>
      <w:r w:rsidR="00386196" w:rsidRPr="00DD03A0">
        <w:rPr>
          <w:rFonts w:ascii="Times New Roman" w:hAnsi="Times New Roman" w:cs="Times New Roman"/>
          <w:sz w:val="21"/>
          <w:szCs w:val="21"/>
        </w:rPr>
        <w:t xml:space="preserve"> Collaborative Research Database, a freely available multi-center database for critical care research. </w:t>
      </w:r>
      <w:r w:rsidR="00386196" w:rsidRPr="00EE2A91">
        <w:rPr>
          <w:rFonts w:ascii="Times New Roman" w:hAnsi="Times New Roman" w:cs="Times New Roman"/>
          <w:i/>
          <w:iCs/>
          <w:sz w:val="21"/>
          <w:szCs w:val="21"/>
          <w:lang w:val="it-IT"/>
        </w:rPr>
        <w:t>Sci Data</w:t>
      </w:r>
      <w:r w:rsidR="00386196" w:rsidRPr="00EE2A91">
        <w:rPr>
          <w:rFonts w:ascii="Times New Roman" w:hAnsi="Times New Roman" w:cs="Times New Roman"/>
          <w:sz w:val="21"/>
          <w:szCs w:val="21"/>
          <w:lang w:val="it-IT"/>
        </w:rPr>
        <w:t xml:space="preserve">. 2018;5(1):180178. </w:t>
      </w:r>
      <w:r w:rsidR="00F910E7">
        <w:fldChar w:fldCharType="begin"/>
      </w:r>
      <w:r w:rsidR="00F910E7">
        <w:instrText>HYPERLINK "https://doi.org/10.1038/sdata.2018.178"</w:instrText>
      </w:r>
      <w:r w:rsidR="00F910E7">
        <w:fldChar w:fldCharType="separate"/>
      </w:r>
      <w:r w:rsidR="00F910E7" w:rsidRPr="00EE2A91">
        <w:rPr>
          <w:rStyle w:val="a9"/>
          <w:rFonts w:ascii="Times New Roman" w:hAnsi="Times New Roman" w:cs="Times New Roman"/>
          <w:sz w:val="21"/>
          <w:szCs w:val="21"/>
          <w:lang w:val="it-IT"/>
        </w:rPr>
        <w:t>https://doi.org/10.1038/sdata.2018.178</w:t>
      </w:r>
      <w:r w:rsidR="00F910E7">
        <w:fldChar w:fldCharType="end"/>
      </w:r>
      <w:r w:rsidRPr="00EE2A91">
        <w:rPr>
          <w:rFonts w:ascii="Times New Roman" w:eastAsiaTheme="minorEastAsia" w:hAnsi="Times New Roman" w:cs="Times New Roman" w:hint="eastAsia"/>
          <w:sz w:val="21"/>
          <w:szCs w:val="21"/>
          <w:lang w:val="it-IT" w:eastAsia="zh-CN"/>
        </w:rPr>
        <w:t xml:space="preserve"> </w:t>
      </w:r>
    </w:p>
    <w:p w14:paraId="2633B64B" w14:textId="12D1A7E9" w:rsidR="00BD13A2" w:rsidRPr="00CD17AB" w:rsidRDefault="00CD17AB"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val="it-IT" w:eastAsia="zh-CN"/>
        </w:rPr>
        <w:t>[</w:t>
      </w:r>
      <w:r w:rsidR="00BD13A2" w:rsidRPr="00EE2A91">
        <w:rPr>
          <w:rFonts w:ascii="Times New Roman" w:hAnsi="Times New Roman" w:cs="Times New Roman"/>
          <w:sz w:val="21"/>
          <w:szCs w:val="21"/>
          <w:lang w:val="it-IT"/>
        </w:rPr>
        <w:t>36</w:t>
      </w:r>
      <w:r w:rsidRPr="00EE2A91">
        <w:rPr>
          <w:rFonts w:ascii="Times New Roman" w:eastAsiaTheme="minorEastAsia" w:hAnsi="Times New Roman" w:cs="Times New Roman" w:hint="eastAsia"/>
          <w:sz w:val="21"/>
          <w:szCs w:val="21"/>
          <w:lang w:val="it-IT" w:eastAsia="zh-CN"/>
        </w:rPr>
        <w:t xml:space="preserve">] </w:t>
      </w:r>
      <w:r w:rsidR="00BD13A2" w:rsidRPr="00EE2A91">
        <w:rPr>
          <w:rFonts w:ascii="Times New Roman" w:hAnsi="Times New Roman" w:cs="Times New Roman"/>
          <w:sz w:val="21"/>
          <w:szCs w:val="21"/>
          <w:lang w:val="it-IT"/>
        </w:rPr>
        <w:t xml:space="preserve">Zhou, S., Feng, Y., Chen, C., et al. </w:t>
      </w:r>
      <w:r w:rsidR="00BD13A2" w:rsidRPr="00DD03A0">
        <w:rPr>
          <w:rFonts w:ascii="Times New Roman" w:hAnsi="Times New Roman" w:cs="Times New Roman"/>
          <w:sz w:val="21"/>
          <w:szCs w:val="21"/>
        </w:rPr>
        <w:t>Offline Inverse Constrained Reinforcement Learning for Safe-Critical Decision Making in Healthcare</w:t>
      </w:r>
      <w:r w:rsidR="00F910E7">
        <w:rPr>
          <w:rFonts w:ascii="Times New Roman" w:eastAsiaTheme="minorEastAsia" w:hAnsi="Times New Roman" w:cs="Times New Roman" w:hint="eastAsia"/>
          <w:sz w:val="21"/>
          <w:szCs w:val="21"/>
          <w:lang w:eastAsia="zh-CN"/>
        </w:rPr>
        <w:t>;</w:t>
      </w:r>
      <w:r>
        <w:rPr>
          <w:rFonts w:ascii="Times New Roman" w:eastAsiaTheme="minorEastAsia" w:hAnsi="Times New Roman" w:cs="Times New Roman" w:hint="eastAsia"/>
          <w:sz w:val="21"/>
          <w:szCs w:val="21"/>
          <w:lang w:eastAsia="zh-CN"/>
        </w:rPr>
        <w:t xml:space="preserve"> </w:t>
      </w:r>
      <w:r w:rsidRPr="00DD03A0">
        <w:rPr>
          <w:rFonts w:ascii="Times New Roman" w:hAnsi="Times New Roman" w:cs="Times New Roman"/>
          <w:sz w:val="21"/>
          <w:szCs w:val="21"/>
        </w:rPr>
        <w:t>2024.</w:t>
      </w:r>
      <w:r w:rsidR="00BD13A2" w:rsidRPr="00DD03A0">
        <w:rPr>
          <w:rFonts w:ascii="Times New Roman" w:hAnsi="Times New Roman" w:cs="Times New Roman"/>
          <w:sz w:val="21"/>
          <w:szCs w:val="21"/>
        </w:rPr>
        <w:t xml:space="preserve"> </w:t>
      </w:r>
      <w:proofErr w:type="spellStart"/>
      <w:r w:rsidR="00BD13A2" w:rsidRPr="00DD03A0">
        <w:rPr>
          <w:rFonts w:ascii="Times New Roman" w:hAnsi="Times New Roman" w:cs="Times New Roman"/>
          <w:sz w:val="21"/>
          <w:szCs w:val="21"/>
        </w:rPr>
        <w:t>arXiv</w:t>
      </w:r>
      <w:proofErr w:type="spellEnd"/>
      <w:r w:rsidR="00BD13A2" w:rsidRPr="00DD03A0">
        <w:rPr>
          <w:rFonts w:ascii="Times New Roman" w:hAnsi="Times New Roman" w:cs="Times New Roman"/>
          <w:sz w:val="21"/>
          <w:szCs w:val="21"/>
        </w:rPr>
        <w:t xml:space="preserve"> preprint arXiv:2410.07525. </w:t>
      </w:r>
      <w:hyperlink r:id="rId49" w:history="1">
        <w:r w:rsidRPr="00302331">
          <w:rPr>
            <w:rStyle w:val="a9"/>
            <w:rFonts w:ascii="Times New Roman" w:hAnsi="Times New Roman" w:cs="Times New Roman" w:hint="eastAsia"/>
            <w:sz w:val="21"/>
            <w:szCs w:val="21"/>
          </w:rPr>
          <w:t>https://doi.org/10.48550/arXiv.2410.07525</w:t>
        </w:r>
      </w:hyperlink>
      <w:r>
        <w:rPr>
          <w:rFonts w:ascii="Times New Roman" w:eastAsiaTheme="minorEastAsia" w:hAnsi="Times New Roman" w:cs="Times New Roman" w:hint="eastAsia"/>
          <w:sz w:val="21"/>
          <w:szCs w:val="21"/>
          <w:lang w:eastAsia="zh-CN"/>
        </w:rPr>
        <w:t xml:space="preserve"> </w:t>
      </w:r>
    </w:p>
    <w:p w14:paraId="776CB5A0" w14:textId="344EA0B8" w:rsidR="00BD13A2" w:rsidRPr="00EE2A91" w:rsidRDefault="00CD17AB" w:rsidP="00E4706F">
      <w:pPr>
        <w:pStyle w:val="a7"/>
        <w:ind w:left="0"/>
        <w:jc w:val="both"/>
        <w:rPr>
          <w:rFonts w:ascii="Times New Roman" w:eastAsiaTheme="minorEastAsia" w:hAnsi="Times New Roman" w:cs="Times New Roman"/>
          <w:sz w:val="21"/>
          <w:szCs w:val="21"/>
          <w:lang w:val="it-IT" w:eastAsia="zh-CN"/>
        </w:rPr>
      </w:pP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37</w:t>
      </w:r>
      <w:r>
        <w:rPr>
          <w:rFonts w:ascii="Times New Roman" w:eastAsiaTheme="minorEastAsia" w:hAnsi="Times New Roman" w:cs="Times New Roman" w:hint="eastAsia"/>
          <w:sz w:val="21"/>
          <w:szCs w:val="21"/>
          <w:lang w:eastAsia="zh-CN"/>
        </w:rPr>
        <w:t xml:space="preserve">] </w:t>
      </w:r>
      <w:r w:rsidR="00BD13A2" w:rsidRPr="00DD03A0">
        <w:rPr>
          <w:rFonts w:ascii="Times New Roman" w:hAnsi="Times New Roman" w:cs="Times New Roman"/>
          <w:sz w:val="21"/>
          <w:szCs w:val="21"/>
        </w:rPr>
        <w:t xml:space="preserve">Böck, M., Malle, J., </w:t>
      </w:r>
      <w:proofErr w:type="spellStart"/>
      <w:r w:rsidR="00BD13A2" w:rsidRPr="00DD03A0">
        <w:rPr>
          <w:rFonts w:ascii="Times New Roman" w:hAnsi="Times New Roman" w:cs="Times New Roman"/>
          <w:sz w:val="21"/>
          <w:szCs w:val="21"/>
        </w:rPr>
        <w:t>Pasterk</w:t>
      </w:r>
      <w:proofErr w:type="spellEnd"/>
      <w:r w:rsidR="00BD13A2" w:rsidRPr="00DD03A0">
        <w:rPr>
          <w:rFonts w:ascii="Times New Roman" w:hAnsi="Times New Roman" w:cs="Times New Roman"/>
          <w:sz w:val="21"/>
          <w:szCs w:val="21"/>
        </w:rPr>
        <w:t xml:space="preserve">, D., et al. </w:t>
      </w:r>
      <w:bookmarkStart w:id="77" w:name="OLE_LINK11"/>
      <w:r w:rsidR="00BD13A2" w:rsidRPr="00DD03A0">
        <w:rPr>
          <w:rFonts w:ascii="Times New Roman" w:hAnsi="Times New Roman" w:cs="Times New Roman"/>
          <w:sz w:val="21"/>
          <w:szCs w:val="21"/>
        </w:rPr>
        <w:t xml:space="preserve">Empowering Clinicians with Medical Decision </w:t>
      </w:r>
      <w:r w:rsidR="00BD13A2" w:rsidRPr="00F910E7">
        <w:rPr>
          <w:rFonts w:ascii="Times New Roman" w:hAnsi="Times New Roman" w:cs="Times New Roman"/>
          <w:sz w:val="21"/>
          <w:szCs w:val="21"/>
        </w:rPr>
        <w:t>Transformers: A Framework for Sepsis Treatment</w:t>
      </w:r>
      <w:bookmarkEnd w:id="77"/>
      <w:r w:rsidR="00F910E7" w:rsidRPr="00F910E7">
        <w:rPr>
          <w:rFonts w:ascii="Times New Roman" w:eastAsiaTheme="minorEastAsia" w:hAnsi="Times New Roman" w:cs="Times New Roman" w:hint="eastAsia"/>
          <w:sz w:val="21"/>
          <w:szCs w:val="21"/>
          <w:lang w:eastAsia="zh-CN"/>
        </w:rPr>
        <w:t>;</w:t>
      </w:r>
      <w:r w:rsidRPr="00F910E7">
        <w:rPr>
          <w:rFonts w:ascii="Times New Roman" w:eastAsiaTheme="minorEastAsia" w:hAnsi="Times New Roman" w:cs="Times New Roman" w:hint="eastAsia"/>
          <w:sz w:val="21"/>
          <w:szCs w:val="21"/>
          <w:lang w:eastAsia="zh-CN"/>
        </w:rPr>
        <w:t xml:space="preserve"> </w:t>
      </w:r>
      <w:r w:rsidRPr="00F910E7">
        <w:rPr>
          <w:rFonts w:ascii="Times New Roman" w:hAnsi="Times New Roman" w:cs="Times New Roman"/>
          <w:sz w:val="21"/>
          <w:szCs w:val="21"/>
        </w:rPr>
        <w:t>2024.</w:t>
      </w:r>
      <w:r w:rsidR="00BD13A2" w:rsidRPr="00F910E7">
        <w:rPr>
          <w:rFonts w:ascii="Times New Roman" w:hAnsi="Times New Roman" w:cs="Times New Roman"/>
          <w:sz w:val="21"/>
          <w:szCs w:val="21"/>
        </w:rPr>
        <w:t xml:space="preserve"> </w:t>
      </w:r>
      <w:proofErr w:type="spellStart"/>
      <w:r w:rsidR="00BD13A2" w:rsidRPr="00F910E7">
        <w:rPr>
          <w:rFonts w:ascii="Times New Roman" w:hAnsi="Times New Roman" w:cs="Times New Roman"/>
          <w:sz w:val="21"/>
          <w:szCs w:val="21"/>
        </w:rPr>
        <w:t>arXiv</w:t>
      </w:r>
      <w:proofErr w:type="spellEnd"/>
      <w:r w:rsidR="00BD13A2" w:rsidRPr="00F910E7">
        <w:rPr>
          <w:rFonts w:ascii="Times New Roman" w:hAnsi="Times New Roman" w:cs="Times New Roman"/>
          <w:sz w:val="21"/>
          <w:szCs w:val="21"/>
        </w:rPr>
        <w:t xml:space="preserve"> preprint arXiv:2407.19380.</w:t>
      </w:r>
      <w:r w:rsidRPr="00F910E7">
        <w:rPr>
          <w:rFonts w:ascii="Times New Roman" w:eastAsiaTheme="minorEastAsia" w:hAnsi="Times New Roman" w:cs="Times New Roman" w:hint="eastAsia"/>
          <w:sz w:val="21"/>
          <w:szCs w:val="21"/>
          <w:lang w:eastAsia="zh-CN"/>
        </w:rPr>
        <w:t xml:space="preserve"> </w:t>
      </w:r>
      <w:hyperlink r:id="rId50" w:history="1">
        <w:r w:rsidRPr="00EE2A91">
          <w:rPr>
            <w:rStyle w:val="a9"/>
            <w:rFonts w:ascii="Times New Roman" w:eastAsiaTheme="minorEastAsia" w:hAnsi="Times New Roman" w:cs="Times New Roman" w:hint="eastAsia"/>
            <w:sz w:val="21"/>
            <w:szCs w:val="21"/>
            <w:lang w:val="it-IT" w:eastAsia="zh-CN"/>
          </w:rPr>
          <w:t>https://doi.org/10.48550/arXiv.2407.19380</w:t>
        </w:r>
      </w:hyperlink>
      <w:r w:rsidRPr="00EE2A91">
        <w:rPr>
          <w:rFonts w:ascii="Times New Roman" w:eastAsiaTheme="minorEastAsia" w:hAnsi="Times New Roman" w:cs="Times New Roman" w:hint="eastAsia"/>
          <w:sz w:val="21"/>
          <w:szCs w:val="21"/>
          <w:lang w:val="it-IT" w:eastAsia="zh-CN"/>
        </w:rPr>
        <w:t xml:space="preserve"> </w:t>
      </w:r>
    </w:p>
    <w:p w14:paraId="03914EDC" w14:textId="26E1DD51" w:rsidR="00BD13A2" w:rsidRPr="00F910E7" w:rsidRDefault="00CD17AB"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val="it-IT" w:eastAsia="zh-CN"/>
        </w:rPr>
        <w:t>[</w:t>
      </w:r>
      <w:r w:rsidR="00BD13A2" w:rsidRPr="00EE2A91">
        <w:rPr>
          <w:rFonts w:ascii="Times New Roman" w:hAnsi="Times New Roman" w:cs="Times New Roman"/>
          <w:sz w:val="21"/>
          <w:szCs w:val="21"/>
          <w:lang w:val="it-IT"/>
        </w:rPr>
        <w:t>38</w:t>
      </w:r>
      <w:r w:rsidRPr="00EE2A91">
        <w:rPr>
          <w:rFonts w:ascii="Times New Roman" w:eastAsiaTheme="minorEastAsia" w:hAnsi="Times New Roman" w:cs="Times New Roman" w:hint="eastAsia"/>
          <w:sz w:val="21"/>
          <w:szCs w:val="21"/>
          <w:lang w:val="it-IT" w:eastAsia="zh-CN"/>
        </w:rPr>
        <w:t xml:space="preserve">] </w:t>
      </w:r>
      <w:r w:rsidR="00BD13A2" w:rsidRPr="00EE2A91">
        <w:rPr>
          <w:rFonts w:ascii="Times New Roman" w:hAnsi="Times New Roman" w:cs="Times New Roman"/>
          <w:sz w:val="21"/>
          <w:szCs w:val="21"/>
          <w:lang w:val="it-IT"/>
        </w:rPr>
        <w:t xml:space="preserve">Zhang, C., Belaroussi, B., Setio, A.A.A., et al. </w:t>
      </w:r>
      <w:r w:rsidR="00BD13A2" w:rsidRPr="00F910E7">
        <w:rPr>
          <w:rFonts w:ascii="Times New Roman" w:hAnsi="Times New Roman" w:cs="Times New Roman"/>
          <w:sz w:val="21"/>
          <w:szCs w:val="21"/>
        </w:rPr>
        <w:t xml:space="preserve">Continuous-Time Decision Transformer for Healthcare Applications. </w:t>
      </w:r>
      <w:proofErr w:type="spellStart"/>
      <w:r w:rsidR="00BD13A2" w:rsidRPr="00F910E7">
        <w:rPr>
          <w:rFonts w:ascii="Times New Roman" w:hAnsi="Times New Roman" w:cs="Times New Roman"/>
          <w:sz w:val="21"/>
          <w:szCs w:val="21"/>
        </w:rPr>
        <w:t>In</w:t>
      </w:r>
      <w:r w:rsidR="00F910E7" w:rsidRPr="00F910E7">
        <w:rPr>
          <w:rFonts w:ascii="Times New Roman" w:hAnsi="Times New Roman" w:cs="Times New Roman"/>
          <w:sz w:val="21"/>
          <w:szCs w:val="21"/>
        </w:rPr>
        <w:t>Proceedings</w:t>
      </w:r>
      <w:proofErr w:type="spellEnd"/>
      <w:r w:rsidR="00F910E7" w:rsidRPr="00F910E7">
        <w:rPr>
          <w:rFonts w:ascii="Times New Roman" w:hAnsi="Times New Roman" w:cs="Times New Roman"/>
          <w:sz w:val="21"/>
          <w:szCs w:val="21"/>
        </w:rPr>
        <w:t xml:space="preserve"> of </w:t>
      </w:r>
      <w:proofErr w:type="gramStart"/>
      <w:r w:rsidR="00F910E7" w:rsidRPr="00F910E7">
        <w:rPr>
          <w:rFonts w:ascii="Times New Roman" w:hAnsi="Times New Roman" w:cs="Times New Roman"/>
          <w:sz w:val="21"/>
          <w:szCs w:val="21"/>
        </w:rPr>
        <w:t>The</w:t>
      </w:r>
      <w:proofErr w:type="gramEnd"/>
      <w:r w:rsidR="00F910E7" w:rsidRPr="00F910E7">
        <w:rPr>
          <w:rFonts w:ascii="Times New Roman" w:hAnsi="Times New Roman" w:cs="Times New Roman"/>
          <w:sz w:val="21"/>
          <w:szCs w:val="21"/>
        </w:rPr>
        <w:t xml:space="preserve"> 26th International Conference on Artificial Intelligence and Statistics</w:t>
      </w:r>
      <w:r w:rsidR="00BD13A2" w:rsidRPr="00F910E7">
        <w:rPr>
          <w:rFonts w:ascii="Times New Roman" w:hAnsi="Times New Roman" w:cs="Times New Roman"/>
          <w:sz w:val="21"/>
          <w:szCs w:val="21"/>
        </w:rPr>
        <w:t>. 2023</w:t>
      </w:r>
      <w:r w:rsidR="00434360" w:rsidRPr="00F910E7">
        <w:rPr>
          <w:rFonts w:ascii="Times New Roman" w:eastAsiaTheme="minorEastAsia" w:hAnsi="Times New Roman" w:cs="Times New Roman" w:hint="eastAsia"/>
          <w:sz w:val="21"/>
          <w:szCs w:val="21"/>
          <w:lang w:eastAsia="zh-CN"/>
        </w:rPr>
        <w:t>;206</w:t>
      </w:r>
      <w:r w:rsidR="00BD13A2" w:rsidRPr="00F910E7">
        <w:rPr>
          <w:rFonts w:ascii="Times New Roman" w:hAnsi="Times New Roman" w:cs="Times New Roman"/>
          <w:sz w:val="21"/>
          <w:szCs w:val="21"/>
        </w:rPr>
        <w:t>.312</w:t>
      </w:r>
      <w:r w:rsidR="00434360" w:rsidRPr="00F910E7">
        <w:rPr>
          <w:rFonts w:ascii="Times New Roman" w:hAnsi="Times New Roman" w:cs="Times New Roman"/>
          <w:sz w:val="21"/>
          <w:szCs w:val="21"/>
        </w:rPr>
        <w:t>–</w:t>
      </w:r>
      <w:r w:rsidR="00BD13A2" w:rsidRPr="00F910E7">
        <w:rPr>
          <w:rFonts w:ascii="Times New Roman" w:hAnsi="Times New Roman" w:cs="Times New Roman"/>
          <w:sz w:val="21"/>
          <w:szCs w:val="21"/>
        </w:rPr>
        <w:t>324.</w:t>
      </w:r>
      <w:r w:rsidR="00F910E7" w:rsidRPr="00F910E7">
        <w:rPr>
          <w:rFonts w:ascii="Times New Roman" w:eastAsiaTheme="minorEastAsia" w:hAnsi="Times New Roman" w:cs="Times New Roman" w:hint="eastAsia"/>
          <w:sz w:val="21"/>
          <w:szCs w:val="21"/>
          <w:lang w:eastAsia="zh-CN"/>
        </w:rPr>
        <w:t xml:space="preserve"> </w:t>
      </w:r>
      <w:r w:rsidR="00F910E7" w:rsidRPr="00F910E7">
        <w:rPr>
          <w:rFonts w:ascii="Times New Roman" w:eastAsiaTheme="minorEastAsia" w:hAnsi="Times New Roman" w:cs="Times New Roman"/>
          <w:sz w:val="21"/>
          <w:szCs w:val="21"/>
          <w:lang w:eastAsia="zh-CN"/>
        </w:rPr>
        <w:t>A</w:t>
      </w:r>
      <w:r w:rsidR="00F910E7" w:rsidRPr="00F910E7">
        <w:rPr>
          <w:rFonts w:ascii="Times New Roman" w:eastAsiaTheme="minorEastAsia" w:hAnsi="Times New Roman" w:cs="Times New Roman" w:hint="eastAsia"/>
          <w:sz w:val="21"/>
          <w:szCs w:val="21"/>
          <w:lang w:eastAsia="zh-CN"/>
        </w:rPr>
        <w:t xml:space="preserve">vailable online: </w:t>
      </w:r>
      <w:hyperlink r:id="rId51" w:history="1">
        <w:r w:rsidR="00F910E7" w:rsidRPr="00F910E7">
          <w:rPr>
            <w:rStyle w:val="a9"/>
            <w:rFonts w:ascii="Times New Roman" w:eastAsiaTheme="minorEastAsia" w:hAnsi="Times New Roman" w:cs="Times New Roman"/>
            <w:sz w:val="21"/>
            <w:szCs w:val="21"/>
            <w:lang w:eastAsia="zh-CN"/>
          </w:rPr>
          <w:t>https://proceedings.mlr.press/v206/zhang23i.html</w:t>
        </w:r>
      </w:hyperlink>
      <w:r w:rsidR="00F910E7" w:rsidRPr="00F910E7">
        <w:rPr>
          <w:rFonts w:ascii="Times New Roman" w:eastAsiaTheme="minorEastAsia" w:hAnsi="Times New Roman" w:cs="Times New Roman" w:hint="eastAsia"/>
          <w:sz w:val="21"/>
          <w:szCs w:val="21"/>
          <w:lang w:eastAsia="zh-CN"/>
        </w:rPr>
        <w:t xml:space="preserve"> </w:t>
      </w:r>
    </w:p>
    <w:p w14:paraId="05B92F23" w14:textId="45B1CB41" w:rsidR="00BD13A2" w:rsidRPr="00EE2A91" w:rsidRDefault="00434360" w:rsidP="00E4706F">
      <w:pPr>
        <w:pStyle w:val="a7"/>
        <w:ind w:left="0"/>
        <w:jc w:val="both"/>
        <w:rPr>
          <w:rFonts w:ascii="Times New Roman" w:eastAsiaTheme="minorEastAsia" w:hAnsi="Times New Roman" w:cs="Times New Roman"/>
          <w:sz w:val="21"/>
          <w:szCs w:val="21"/>
          <w:lang w:val="it-IT" w:eastAsia="zh-CN"/>
        </w:rPr>
      </w:pPr>
      <w:r w:rsidRPr="00F910E7">
        <w:rPr>
          <w:rFonts w:ascii="Times New Roman" w:eastAsiaTheme="minorEastAsia" w:hAnsi="Times New Roman" w:cs="Times New Roman" w:hint="eastAsia"/>
          <w:sz w:val="21"/>
          <w:szCs w:val="21"/>
          <w:lang w:eastAsia="zh-CN"/>
        </w:rPr>
        <w:t>[</w:t>
      </w:r>
      <w:r w:rsidR="00BD13A2" w:rsidRPr="00F910E7">
        <w:rPr>
          <w:rFonts w:ascii="Times New Roman" w:hAnsi="Times New Roman" w:cs="Times New Roman"/>
          <w:sz w:val="21"/>
          <w:szCs w:val="21"/>
        </w:rPr>
        <w:t>39</w:t>
      </w:r>
      <w:r w:rsidRPr="00F910E7">
        <w:rPr>
          <w:rFonts w:ascii="Times New Roman" w:eastAsiaTheme="minorEastAsia" w:hAnsi="Times New Roman" w:cs="Times New Roman" w:hint="eastAsia"/>
          <w:sz w:val="21"/>
          <w:szCs w:val="21"/>
          <w:lang w:eastAsia="zh-CN"/>
        </w:rPr>
        <w:t xml:space="preserve">] </w:t>
      </w:r>
      <w:r w:rsidR="00BD13A2" w:rsidRPr="00F910E7">
        <w:rPr>
          <w:rFonts w:ascii="Times New Roman" w:hAnsi="Times New Roman" w:cs="Times New Roman"/>
          <w:sz w:val="21"/>
          <w:szCs w:val="21"/>
        </w:rPr>
        <w:t xml:space="preserve">Tang, B., Wang, Y., Zhang, L., et al. </w:t>
      </w:r>
      <w:bookmarkStart w:id="78" w:name="OLE_LINK12"/>
      <w:r w:rsidR="00BD13A2" w:rsidRPr="00F910E7">
        <w:rPr>
          <w:rFonts w:ascii="Times New Roman" w:hAnsi="Times New Roman" w:cs="Times New Roman"/>
          <w:sz w:val="21"/>
          <w:szCs w:val="21"/>
        </w:rPr>
        <w:t>A value-based deep reinforcement learning model with</w:t>
      </w:r>
      <w:r w:rsidR="00BD13A2" w:rsidRPr="00DD03A0">
        <w:rPr>
          <w:rFonts w:ascii="Times New Roman" w:hAnsi="Times New Roman" w:cs="Times New Roman"/>
          <w:sz w:val="21"/>
          <w:szCs w:val="21"/>
        </w:rPr>
        <w:t xml:space="preserve"> human expertise in optimal treatment of sepsis</w:t>
      </w:r>
      <w:bookmarkEnd w:id="78"/>
      <w:r w:rsidR="00BD13A2" w:rsidRPr="00DD03A0">
        <w:rPr>
          <w:rFonts w:ascii="Times New Roman" w:hAnsi="Times New Roman" w:cs="Times New Roman"/>
          <w:sz w:val="21"/>
          <w:szCs w:val="21"/>
        </w:rPr>
        <w:t xml:space="preserve">. </w:t>
      </w:r>
      <w:proofErr w:type="spellStart"/>
      <w:r w:rsidR="00BD13A2" w:rsidRPr="00434360">
        <w:rPr>
          <w:rFonts w:ascii="Times New Roman" w:hAnsi="Times New Roman" w:cs="Times New Roman"/>
          <w:i/>
          <w:iCs/>
          <w:sz w:val="21"/>
          <w:szCs w:val="21"/>
        </w:rPr>
        <w:t>npj</w:t>
      </w:r>
      <w:proofErr w:type="spellEnd"/>
      <w:r w:rsidR="00BD13A2" w:rsidRPr="00434360">
        <w:rPr>
          <w:rFonts w:ascii="Times New Roman" w:hAnsi="Times New Roman" w:cs="Times New Roman"/>
          <w:i/>
          <w:iCs/>
          <w:sz w:val="21"/>
          <w:szCs w:val="21"/>
        </w:rPr>
        <w:t xml:space="preserve"> Digit Med</w:t>
      </w:r>
      <w:r w:rsidR="00BD13A2" w:rsidRPr="00DD03A0">
        <w:rPr>
          <w:rFonts w:ascii="Times New Roman" w:hAnsi="Times New Roman" w:cs="Times New Roman"/>
          <w:sz w:val="21"/>
          <w:szCs w:val="21"/>
        </w:rPr>
        <w:t xml:space="preserve">. 2023;6(1):15. </w:t>
      </w:r>
      <w:hyperlink r:id="rId52" w:history="1">
        <w:r w:rsidRPr="00EE2A91">
          <w:rPr>
            <w:rStyle w:val="a9"/>
            <w:rFonts w:ascii="Times New Roman" w:hAnsi="Times New Roman" w:cs="Times New Roman"/>
            <w:sz w:val="21"/>
            <w:szCs w:val="21"/>
            <w:lang w:val="it-IT"/>
          </w:rPr>
          <w:t>https://doi.org/10.1038/s41746-023-00755-5</w:t>
        </w:r>
      </w:hyperlink>
      <w:r w:rsidRPr="00EE2A91">
        <w:rPr>
          <w:rFonts w:ascii="Times New Roman" w:eastAsiaTheme="minorEastAsia" w:hAnsi="Times New Roman" w:cs="Times New Roman" w:hint="eastAsia"/>
          <w:sz w:val="21"/>
          <w:szCs w:val="21"/>
          <w:lang w:val="it-IT" w:eastAsia="zh-CN"/>
        </w:rPr>
        <w:t xml:space="preserve"> </w:t>
      </w:r>
    </w:p>
    <w:p w14:paraId="641C1DC3" w14:textId="4F5E4C78" w:rsidR="00BD13A2" w:rsidRPr="00EE2A91" w:rsidRDefault="00434360" w:rsidP="00E4706F">
      <w:pPr>
        <w:pStyle w:val="a7"/>
        <w:ind w:left="0"/>
        <w:jc w:val="both"/>
        <w:rPr>
          <w:rFonts w:ascii="Times New Roman" w:eastAsiaTheme="minorEastAsia" w:hAnsi="Times New Roman" w:cs="Times New Roman"/>
          <w:sz w:val="21"/>
          <w:szCs w:val="21"/>
          <w:lang w:val="de-DE" w:eastAsia="zh-CN"/>
        </w:rPr>
      </w:pPr>
      <w:r w:rsidRPr="00EE2A91">
        <w:rPr>
          <w:rFonts w:ascii="Times New Roman" w:eastAsiaTheme="minorEastAsia" w:hAnsi="Times New Roman" w:cs="Times New Roman" w:hint="eastAsia"/>
          <w:sz w:val="21"/>
          <w:szCs w:val="21"/>
          <w:lang w:val="it-IT" w:eastAsia="zh-CN"/>
        </w:rPr>
        <w:t>[</w:t>
      </w:r>
      <w:r w:rsidR="00BD13A2" w:rsidRPr="00EE2A91">
        <w:rPr>
          <w:rFonts w:ascii="Times New Roman" w:hAnsi="Times New Roman" w:cs="Times New Roman"/>
          <w:sz w:val="21"/>
          <w:szCs w:val="21"/>
          <w:lang w:val="it-IT"/>
        </w:rPr>
        <w:t>40</w:t>
      </w:r>
      <w:r w:rsidRPr="00EE2A91">
        <w:rPr>
          <w:rFonts w:ascii="Times New Roman" w:eastAsiaTheme="minorEastAsia" w:hAnsi="Times New Roman" w:cs="Times New Roman" w:hint="eastAsia"/>
          <w:sz w:val="21"/>
          <w:szCs w:val="21"/>
          <w:lang w:val="it-IT" w:eastAsia="zh-CN"/>
        </w:rPr>
        <w:t xml:space="preserve">] </w:t>
      </w:r>
      <w:r w:rsidR="00BD13A2" w:rsidRPr="00EE2A91">
        <w:rPr>
          <w:rFonts w:ascii="Times New Roman" w:hAnsi="Times New Roman" w:cs="Times New Roman"/>
          <w:sz w:val="21"/>
          <w:szCs w:val="21"/>
          <w:lang w:val="it-IT"/>
        </w:rPr>
        <w:t xml:space="preserve">Nerella, S., Bandyopadhyay, S., Zhang, J., et al. </w:t>
      </w:r>
      <w:bookmarkStart w:id="79" w:name="OLE_LINK13"/>
      <w:r w:rsidR="00BD13A2" w:rsidRPr="00DD03A0">
        <w:rPr>
          <w:rFonts w:ascii="Times New Roman" w:hAnsi="Times New Roman" w:cs="Times New Roman"/>
          <w:sz w:val="21"/>
          <w:szCs w:val="21"/>
        </w:rPr>
        <w:t>Transformer Models in Healthcare: A Survey and Thematic Analysis of Potentials, Shortcomings and Risks</w:t>
      </w:r>
      <w:bookmarkEnd w:id="79"/>
      <w:r w:rsidR="00BD13A2" w:rsidRPr="00DD03A0">
        <w:rPr>
          <w:rFonts w:ascii="Times New Roman" w:hAnsi="Times New Roman" w:cs="Times New Roman"/>
          <w:sz w:val="21"/>
          <w:szCs w:val="21"/>
        </w:rPr>
        <w:t>.</w:t>
      </w:r>
      <w:r w:rsidR="00BD13A2" w:rsidRPr="00434360">
        <w:rPr>
          <w:rFonts w:ascii="Times New Roman" w:hAnsi="Times New Roman" w:cs="Times New Roman"/>
          <w:i/>
          <w:iCs/>
          <w:sz w:val="21"/>
          <w:szCs w:val="21"/>
        </w:rPr>
        <w:t xml:space="preserve"> </w:t>
      </w:r>
      <w:r w:rsidR="00BD13A2" w:rsidRPr="00EE2A91">
        <w:rPr>
          <w:rFonts w:ascii="Times New Roman" w:hAnsi="Times New Roman" w:cs="Times New Roman"/>
          <w:i/>
          <w:iCs/>
          <w:sz w:val="21"/>
          <w:szCs w:val="21"/>
          <w:lang w:val="de-DE"/>
        </w:rPr>
        <w:t>J Med Syst</w:t>
      </w:r>
      <w:r w:rsidR="00BD13A2" w:rsidRPr="00EE2A91">
        <w:rPr>
          <w:rFonts w:ascii="Times New Roman" w:hAnsi="Times New Roman" w:cs="Times New Roman"/>
          <w:sz w:val="21"/>
          <w:szCs w:val="21"/>
          <w:lang w:val="de-DE"/>
        </w:rPr>
        <w:t xml:space="preserve">. 2024;48(1):23. </w:t>
      </w:r>
      <w:r>
        <w:fldChar w:fldCharType="begin"/>
      </w:r>
      <w:r>
        <w:instrText>HYPERLINK "https://doi.org/10.1007/s10916-024-02043-5"</w:instrText>
      </w:r>
      <w:r>
        <w:fldChar w:fldCharType="separate"/>
      </w:r>
      <w:r w:rsidRPr="00EE2A91">
        <w:rPr>
          <w:rStyle w:val="a9"/>
          <w:rFonts w:ascii="Times New Roman" w:hAnsi="Times New Roman" w:cs="Times New Roman"/>
          <w:sz w:val="21"/>
          <w:szCs w:val="21"/>
          <w:lang w:val="de-DE"/>
        </w:rPr>
        <w:t>https://doi.org/10.1007/s10916-024-02043-5</w:t>
      </w:r>
      <w:r>
        <w:fldChar w:fldCharType="end"/>
      </w:r>
      <w:r w:rsidRPr="00EE2A91">
        <w:rPr>
          <w:rFonts w:ascii="Times New Roman" w:eastAsiaTheme="minorEastAsia" w:hAnsi="Times New Roman" w:cs="Times New Roman" w:hint="eastAsia"/>
          <w:sz w:val="21"/>
          <w:szCs w:val="21"/>
          <w:lang w:val="de-DE" w:eastAsia="zh-CN"/>
        </w:rPr>
        <w:t xml:space="preserve"> </w:t>
      </w:r>
    </w:p>
    <w:p w14:paraId="37662A92" w14:textId="06864C12" w:rsidR="00BD13A2" w:rsidRPr="00434360" w:rsidRDefault="00434360" w:rsidP="00E4706F">
      <w:pPr>
        <w:pStyle w:val="a7"/>
        <w:ind w:left="0"/>
        <w:jc w:val="both"/>
        <w:rPr>
          <w:rFonts w:ascii="Times New Roman" w:eastAsiaTheme="minorEastAsia" w:hAnsi="Times New Roman" w:cs="Times New Roman"/>
          <w:sz w:val="21"/>
          <w:szCs w:val="21"/>
          <w:lang w:eastAsia="zh-CN"/>
        </w:rPr>
      </w:pPr>
      <w:r>
        <w:rPr>
          <w:rFonts w:ascii="Times New Roman" w:eastAsiaTheme="minorEastAsia" w:hAnsi="Times New Roman" w:cs="Times New Roman" w:hint="eastAsia"/>
          <w:sz w:val="21"/>
          <w:szCs w:val="21"/>
          <w:lang w:val="de-DE" w:eastAsia="zh-CN"/>
        </w:rPr>
        <w:t>[</w:t>
      </w:r>
      <w:r w:rsidR="00BD13A2" w:rsidRPr="009872CF">
        <w:rPr>
          <w:rFonts w:ascii="Times New Roman" w:hAnsi="Times New Roman" w:cs="Times New Roman"/>
          <w:sz w:val="21"/>
          <w:szCs w:val="21"/>
          <w:lang w:val="de-DE"/>
        </w:rPr>
        <w:t>41</w:t>
      </w:r>
      <w:r>
        <w:rPr>
          <w:rFonts w:ascii="Times New Roman" w:eastAsiaTheme="minorEastAsia" w:hAnsi="Times New Roman" w:cs="Times New Roman" w:hint="eastAsia"/>
          <w:sz w:val="21"/>
          <w:szCs w:val="21"/>
          <w:lang w:val="de-DE" w:eastAsia="zh-CN"/>
        </w:rPr>
        <w:t xml:space="preserve">] </w:t>
      </w:r>
      <w:r w:rsidRPr="00B76B80">
        <w:rPr>
          <w:rFonts w:ascii="Times New Roman" w:hAnsi="Times New Roman" w:cs="Times New Roman"/>
          <w:sz w:val="21"/>
          <w:szCs w:val="21"/>
          <w:lang w:val="de-DE"/>
        </w:rPr>
        <w:t>Li</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xml:space="preserve"> F</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Wang</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xml:space="preserve"> S</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Gao</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 xml:space="preserve"> Z</w:t>
      </w:r>
      <w:r w:rsidRPr="00B76B80">
        <w:rPr>
          <w:rFonts w:ascii="Times New Roman" w:eastAsiaTheme="minorEastAsia" w:hAnsi="Times New Roman" w:cs="Times New Roman" w:hint="eastAsia"/>
          <w:sz w:val="21"/>
          <w:szCs w:val="21"/>
          <w:lang w:val="de-DE" w:eastAsia="zh-CN"/>
        </w:rPr>
        <w:t>.</w:t>
      </w:r>
      <w:r w:rsidRPr="00B76B80">
        <w:rPr>
          <w:rFonts w:ascii="Times New Roman" w:hAnsi="Times New Roman" w:cs="Times New Roman"/>
          <w:sz w:val="21"/>
          <w:szCs w:val="21"/>
          <w:lang w:val="de-DE"/>
        </w:rPr>
        <w:t>,</w:t>
      </w:r>
      <w:r w:rsidR="00BD13A2" w:rsidRPr="009872CF">
        <w:rPr>
          <w:rFonts w:ascii="Times New Roman" w:hAnsi="Times New Roman" w:cs="Times New Roman"/>
          <w:sz w:val="21"/>
          <w:szCs w:val="21"/>
          <w:lang w:val="de-DE"/>
        </w:rPr>
        <w:t xml:space="preserve"> et al. </w:t>
      </w:r>
      <w:r w:rsidR="00BD13A2" w:rsidRPr="00DD03A0">
        <w:rPr>
          <w:rFonts w:ascii="Times New Roman" w:hAnsi="Times New Roman" w:cs="Times New Roman"/>
          <w:sz w:val="21"/>
          <w:szCs w:val="21"/>
        </w:rPr>
        <w:t xml:space="preserve">Harnessing artificial intelligence in sepsis care: advances in early detection, personalized treatment, and real-time monitoring. </w:t>
      </w:r>
      <w:r w:rsidRPr="00434360">
        <w:rPr>
          <w:rFonts w:ascii="Times New Roman" w:hAnsi="Times New Roman" w:cs="Times New Roman" w:hint="eastAsia"/>
          <w:i/>
          <w:iCs/>
          <w:sz w:val="21"/>
          <w:szCs w:val="21"/>
        </w:rPr>
        <w:t>Front Med (Lausanne)</w:t>
      </w:r>
      <w:r w:rsidR="00BD13A2" w:rsidRPr="00DD03A0">
        <w:rPr>
          <w:rFonts w:ascii="Times New Roman" w:hAnsi="Times New Roman" w:cs="Times New Roman"/>
          <w:sz w:val="21"/>
          <w:szCs w:val="21"/>
        </w:rPr>
        <w:t xml:space="preserve">. </w:t>
      </w:r>
      <w:proofErr w:type="gramStart"/>
      <w:r w:rsidRPr="00434360">
        <w:rPr>
          <w:rFonts w:ascii="Times New Roman" w:hAnsi="Times New Roman" w:cs="Times New Roman"/>
          <w:sz w:val="21"/>
          <w:szCs w:val="21"/>
        </w:rPr>
        <w:t>2025;11:1510792</w:t>
      </w:r>
      <w:proofErr w:type="gramEnd"/>
      <w:r w:rsidR="00BD13A2" w:rsidRPr="00DD03A0">
        <w:rPr>
          <w:rFonts w:ascii="Times New Roman" w:hAnsi="Times New Roman" w:cs="Times New Roman"/>
          <w:sz w:val="21"/>
          <w:szCs w:val="21"/>
        </w:rPr>
        <w:t xml:space="preserve">. </w:t>
      </w:r>
      <w:hyperlink r:id="rId53" w:history="1">
        <w:r w:rsidRPr="00302331">
          <w:rPr>
            <w:rStyle w:val="a9"/>
            <w:rFonts w:ascii="Times New Roman" w:hAnsi="Times New Roman" w:cs="Times New Roman"/>
            <w:sz w:val="21"/>
            <w:szCs w:val="21"/>
          </w:rPr>
          <w:t>https://doi.org/10.3389/fmed.2024.1510792</w:t>
        </w:r>
      </w:hyperlink>
      <w:r>
        <w:rPr>
          <w:rFonts w:ascii="Times New Roman" w:eastAsiaTheme="minorEastAsia" w:hAnsi="Times New Roman" w:cs="Times New Roman" w:hint="eastAsia"/>
          <w:sz w:val="21"/>
          <w:szCs w:val="21"/>
          <w:lang w:eastAsia="zh-CN"/>
        </w:rPr>
        <w:t xml:space="preserve"> </w:t>
      </w:r>
    </w:p>
    <w:p w14:paraId="6216C499" w14:textId="49925FBB" w:rsidR="00BD13A2" w:rsidRPr="00EE2A91" w:rsidRDefault="00434360" w:rsidP="00E4706F">
      <w:pPr>
        <w:pStyle w:val="a7"/>
        <w:ind w:left="0"/>
        <w:jc w:val="both"/>
        <w:rPr>
          <w:rFonts w:ascii="Times New Roman" w:eastAsiaTheme="minorEastAsia" w:hAnsi="Times New Roman" w:cs="Times New Roman"/>
          <w:sz w:val="21"/>
          <w:szCs w:val="21"/>
          <w:lang w:val="it-IT" w:eastAsia="zh-CN"/>
        </w:rPr>
      </w:pP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42</w:t>
      </w:r>
      <w:r>
        <w:rPr>
          <w:rFonts w:ascii="Times New Roman" w:eastAsiaTheme="minorEastAsia" w:hAnsi="Times New Roman" w:cs="Times New Roman" w:hint="eastAsia"/>
          <w:sz w:val="21"/>
          <w:szCs w:val="21"/>
          <w:lang w:eastAsia="zh-CN"/>
        </w:rPr>
        <w:t xml:space="preserve">] </w:t>
      </w:r>
      <w:r w:rsidRPr="00434360">
        <w:rPr>
          <w:rFonts w:ascii="Times New Roman" w:hAnsi="Times New Roman" w:cs="Times New Roman"/>
          <w:sz w:val="21"/>
          <w:szCs w:val="21"/>
        </w:rPr>
        <w:t>Jayaraman</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P</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Desman</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J</w:t>
      </w:r>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w:t>
      </w:r>
      <w:proofErr w:type="spellStart"/>
      <w:r w:rsidRPr="00434360">
        <w:rPr>
          <w:rFonts w:ascii="Times New Roman" w:hAnsi="Times New Roman" w:cs="Times New Roman"/>
          <w:sz w:val="21"/>
          <w:szCs w:val="21"/>
        </w:rPr>
        <w:t>Sabounchi</w:t>
      </w:r>
      <w:proofErr w:type="spellEnd"/>
      <w:r>
        <w:rPr>
          <w:rFonts w:ascii="Times New Roman" w:eastAsiaTheme="minorEastAsia" w:hAnsi="Times New Roman" w:cs="Times New Roman" w:hint="eastAsia"/>
          <w:sz w:val="21"/>
          <w:szCs w:val="21"/>
          <w:lang w:eastAsia="zh-CN"/>
        </w:rPr>
        <w:t>,</w:t>
      </w:r>
      <w:r w:rsidRPr="00434360">
        <w:rPr>
          <w:rFonts w:ascii="Times New Roman" w:hAnsi="Times New Roman" w:cs="Times New Roman"/>
          <w:sz w:val="21"/>
          <w:szCs w:val="21"/>
        </w:rPr>
        <w:t xml:space="preserve"> M</w:t>
      </w:r>
      <w:r>
        <w:rPr>
          <w:rFonts w:ascii="Times New Roman" w:eastAsiaTheme="minorEastAsia" w:hAnsi="Times New Roman" w:cs="Times New Roman" w:hint="eastAsia"/>
          <w:sz w:val="21"/>
          <w:szCs w:val="21"/>
          <w:lang w:eastAsia="zh-CN"/>
        </w:rPr>
        <w:t>.,</w:t>
      </w:r>
      <w:r w:rsidR="00BD13A2" w:rsidRPr="00DD03A0">
        <w:rPr>
          <w:rFonts w:ascii="Times New Roman" w:hAnsi="Times New Roman" w:cs="Times New Roman"/>
          <w:sz w:val="21"/>
          <w:szCs w:val="21"/>
        </w:rPr>
        <w:t xml:space="preserve"> et al. A Primer on Reinforcement Learning in Medicine for Clinicians. </w:t>
      </w:r>
      <w:r w:rsidRPr="00EE2A91">
        <w:rPr>
          <w:rFonts w:ascii="Times New Roman" w:hAnsi="Times New Roman" w:cs="Times New Roman"/>
          <w:i/>
          <w:iCs/>
          <w:sz w:val="21"/>
          <w:szCs w:val="21"/>
          <w:lang w:val="it-IT"/>
        </w:rPr>
        <w:t>NPJ Digit Med</w:t>
      </w:r>
      <w:r w:rsidR="00BD13A2" w:rsidRPr="00EE2A91">
        <w:rPr>
          <w:rFonts w:ascii="Times New Roman" w:hAnsi="Times New Roman" w:cs="Times New Roman"/>
          <w:sz w:val="21"/>
          <w:szCs w:val="21"/>
          <w:lang w:val="it-IT"/>
        </w:rPr>
        <w:t xml:space="preserve">. </w:t>
      </w:r>
      <w:r w:rsidRPr="00EE2A91">
        <w:rPr>
          <w:rFonts w:ascii="Times New Roman" w:hAnsi="Times New Roman" w:cs="Times New Roman"/>
          <w:sz w:val="21"/>
          <w:szCs w:val="21"/>
          <w:lang w:val="it-IT"/>
        </w:rPr>
        <w:t>2024;7(1):337</w:t>
      </w:r>
      <w:r w:rsidR="00BD13A2" w:rsidRPr="00EE2A91">
        <w:rPr>
          <w:rFonts w:ascii="Times New Roman" w:hAnsi="Times New Roman" w:cs="Times New Roman"/>
          <w:sz w:val="21"/>
          <w:szCs w:val="21"/>
          <w:lang w:val="it-IT"/>
        </w:rPr>
        <w:t xml:space="preserve">. </w:t>
      </w:r>
      <w:hyperlink r:id="rId54" w:history="1">
        <w:r w:rsidRPr="00EE2A91">
          <w:rPr>
            <w:rStyle w:val="a9"/>
            <w:rFonts w:ascii="Times New Roman" w:hAnsi="Times New Roman" w:cs="Times New Roman"/>
            <w:sz w:val="21"/>
            <w:szCs w:val="21"/>
            <w:lang w:val="it-IT"/>
          </w:rPr>
          <w:t>https://doi.org/10.1038/s41746-024-01316-0</w:t>
        </w:r>
      </w:hyperlink>
      <w:r w:rsidRPr="00EE2A91">
        <w:rPr>
          <w:rFonts w:ascii="Times New Roman" w:eastAsiaTheme="minorEastAsia" w:hAnsi="Times New Roman" w:cs="Times New Roman" w:hint="eastAsia"/>
          <w:sz w:val="21"/>
          <w:szCs w:val="21"/>
          <w:lang w:val="it-IT" w:eastAsia="zh-CN"/>
        </w:rPr>
        <w:t xml:space="preserve"> </w:t>
      </w:r>
    </w:p>
    <w:p w14:paraId="2D81F1B7" w14:textId="50535648" w:rsidR="00BD13A2" w:rsidRPr="00434360" w:rsidRDefault="00434360" w:rsidP="00E4706F">
      <w:pPr>
        <w:pStyle w:val="a7"/>
        <w:ind w:left="0"/>
        <w:jc w:val="both"/>
        <w:rPr>
          <w:rFonts w:ascii="Times New Roman" w:eastAsiaTheme="minorEastAsia" w:hAnsi="Times New Roman" w:cs="Times New Roman"/>
          <w:sz w:val="21"/>
          <w:szCs w:val="21"/>
          <w:lang w:eastAsia="zh-CN"/>
        </w:rPr>
      </w:pPr>
      <w:r w:rsidRPr="00EE2A91">
        <w:rPr>
          <w:rFonts w:ascii="Times New Roman" w:eastAsiaTheme="minorEastAsia" w:hAnsi="Times New Roman" w:cs="Times New Roman" w:hint="eastAsia"/>
          <w:sz w:val="21"/>
          <w:szCs w:val="21"/>
          <w:lang w:val="it-IT" w:eastAsia="zh-CN"/>
        </w:rPr>
        <w:t>[</w:t>
      </w:r>
      <w:r w:rsidR="00BD13A2" w:rsidRPr="00EE2A91">
        <w:rPr>
          <w:rFonts w:ascii="Times New Roman" w:hAnsi="Times New Roman" w:cs="Times New Roman"/>
          <w:sz w:val="21"/>
          <w:szCs w:val="21"/>
          <w:lang w:val="it-IT"/>
        </w:rPr>
        <w:t>43</w:t>
      </w:r>
      <w:r w:rsidRPr="00EE2A91">
        <w:rPr>
          <w:rFonts w:ascii="Times New Roman" w:eastAsiaTheme="minorEastAsia" w:hAnsi="Times New Roman" w:cs="Times New Roman" w:hint="eastAsia"/>
          <w:sz w:val="21"/>
          <w:szCs w:val="21"/>
          <w:lang w:val="it-IT" w:eastAsia="zh-CN"/>
        </w:rPr>
        <w:t xml:space="preserve">] </w:t>
      </w:r>
      <w:r w:rsidR="0022763F" w:rsidRPr="00EE2A91">
        <w:rPr>
          <w:rFonts w:ascii="Times New Roman" w:hAnsi="Times New Roman" w:cs="Times New Roman"/>
          <w:sz w:val="21"/>
          <w:szCs w:val="21"/>
          <w:lang w:val="it-IT"/>
        </w:rPr>
        <w:t>Mallio</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 xml:space="preserve"> C</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A</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 Bernetti</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 xml:space="preserve"> C</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 Sertorio</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 xml:space="preserve"> A</w:t>
      </w:r>
      <w:r w:rsidR="0022763F" w:rsidRPr="00EE2A91">
        <w:rPr>
          <w:rFonts w:ascii="Times New Roman" w:eastAsiaTheme="minorEastAsia" w:hAnsi="Times New Roman" w:cs="Times New Roman" w:hint="eastAsia"/>
          <w:sz w:val="21"/>
          <w:szCs w:val="21"/>
          <w:lang w:val="it-IT" w:eastAsia="zh-CN"/>
        </w:rPr>
        <w:t>.</w:t>
      </w:r>
      <w:r w:rsidR="0022763F" w:rsidRPr="00EE2A91">
        <w:rPr>
          <w:rFonts w:ascii="Times New Roman" w:hAnsi="Times New Roman" w:cs="Times New Roman"/>
          <w:sz w:val="21"/>
          <w:szCs w:val="21"/>
          <w:lang w:val="it-IT"/>
        </w:rPr>
        <w:t>C</w:t>
      </w:r>
      <w:r w:rsidR="0022763F" w:rsidRPr="00EE2A91">
        <w:rPr>
          <w:rFonts w:ascii="Times New Roman" w:eastAsiaTheme="minorEastAsia" w:hAnsi="Times New Roman" w:cs="Times New Roman" w:hint="eastAsia"/>
          <w:sz w:val="21"/>
          <w:szCs w:val="21"/>
          <w:lang w:val="it-IT" w:eastAsia="zh-CN"/>
        </w:rPr>
        <w:t>.</w:t>
      </w:r>
      <w:r w:rsidR="00BD13A2" w:rsidRPr="00EE2A91">
        <w:rPr>
          <w:rFonts w:ascii="Times New Roman" w:hAnsi="Times New Roman" w:cs="Times New Roman"/>
          <w:sz w:val="21"/>
          <w:szCs w:val="21"/>
          <w:lang w:val="it-IT"/>
        </w:rPr>
        <w:t xml:space="preserve">, et al. </w:t>
      </w:r>
      <w:r w:rsidR="001473E3" w:rsidRPr="001473E3">
        <w:rPr>
          <w:rFonts w:ascii="Times New Roman" w:hAnsi="Times New Roman" w:cs="Times New Roman"/>
          <w:sz w:val="21"/>
          <w:szCs w:val="21"/>
        </w:rPr>
        <w:t>ChatGPT in radiology structured reporting: analysis of ChatGPT-3.5 Turbo and GPT-4 in reducing word count and recalling findings</w:t>
      </w:r>
      <w:r w:rsidR="00BD13A2" w:rsidRPr="00DD03A0">
        <w:rPr>
          <w:rFonts w:ascii="Times New Roman" w:hAnsi="Times New Roman" w:cs="Times New Roman"/>
          <w:sz w:val="21"/>
          <w:szCs w:val="21"/>
        </w:rPr>
        <w:t xml:space="preserve">. </w:t>
      </w:r>
      <w:r w:rsidR="00BD13A2" w:rsidRPr="00434360">
        <w:rPr>
          <w:rFonts w:ascii="Times New Roman" w:hAnsi="Times New Roman" w:cs="Times New Roman"/>
          <w:i/>
          <w:iCs/>
          <w:sz w:val="21"/>
          <w:szCs w:val="21"/>
        </w:rPr>
        <w:t>Quant Imaging Med Surg</w:t>
      </w:r>
      <w:r w:rsidR="00BD13A2" w:rsidRPr="00DD03A0">
        <w:rPr>
          <w:rFonts w:ascii="Times New Roman" w:hAnsi="Times New Roman" w:cs="Times New Roman"/>
          <w:sz w:val="21"/>
          <w:szCs w:val="21"/>
        </w:rPr>
        <w:t xml:space="preserve">. </w:t>
      </w:r>
      <w:r w:rsidR="0022763F" w:rsidRPr="0022763F">
        <w:rPr>
          <w:rFonts w:ascii="Times New Roman" w:hAnsi="Times New Roman" w:cs="Times New Roman"/>
          <w:sz w:val="21"/>
          <w:szCs w:val="21"/>
        </w:rPr>
        <w:t>2024;14(2):2096</w:t>
      </w:r>
      <w:r w:rsidR="0022763F" w:rsidRPr="00DD03A0">
        <w:rPr>
          <w:rFonts w:ascii="Times New Roman" w:hAnsi="Times New Roman" w:cs="Times New Roman"/>
          <w:sz w:val="21"/>
          <w:szCs w:val="21"/>
        </w:rPr>
        <w:t>–</w:t>
      </w:r>
      <w:r w:rsidR="0022763F" w:rsidRPr="0022763F">
        <w:rPr>
          <w:rFonts w:ascii="Times New Roman" w:hAnsi="Times New Roman" w:cs="Times New Roman"/>
          <w:sz w:val="21"/>
          <w:szCs w:val="21"/>
        </w:rPr>
        <w:t>2102</w:t>
      </w:r>
      <w:r w:rsidR="00BD13A2" w:rsidRPr="00DD03A0">
        <w:rPr>
          <w:rFonts w:ascii="Times New Roman" w:hAnsi="Times New Roman" w:cs="Times New Roman"/>
          <w:sz w:val="21"/>
          <w:szCs w:val="21"/>
        </w:rPr>
        <w:t xml:space="preserve">. </w:t>
      </w:r>
      <w:hyperlink r:id="rId55" w:history="1">
        <w:r w:rsidRPr="00302331">
          <w:rPr>
            <w:rStyle w:val="a9"/>
            <w:rFonts w:ascii="Times New Roman" w:hAnsi="Times New Roman" w:cs="Times New Roman"/>
            <w:sz w:val="21"/>
            <w:szCs w:val="21"/>
          </w:rPr>
          <w:t>https://doi.org/10.21037/qims-23-1300</w:t>
        </w:r>
      </w:hyperlink>
      <w:bookmarkEnd w:id="65"/>
      <w:bookmarkEnd w:id="66"/>
      <w:bookmarkEnd w:id="67"/>
      <w:r>
        <w:rPr>
          <w:rFonts w:ascii="Times New Roman" w:eastAsiaTheme="minorEastAsia" w:hAnsi="Times New Roman" w:cs="Times New Roman" w:hint="eastAsia"/>
          <w:sz w:val="21"/>
          <w:szCs w:val="21"/>
          <w:lang w:eastAsia="zh-CN"/>
        </w:rPr>
        <w:t xml:space="preserve"> </w:t>
      </w:r>
    </w:p>
    <w:sectPr w:rsidR="00BD13A2" w:rsidRPr="00434360" w:rsidSect="0029440B">
      <w:headerReference w:type="default" r:id="rId56"/>
      <w:footerReference w:type="default" r:id="rId57"/>
      <w:pgSz w:w="11906" w:h="16838"/>
      <w:pgMar w:top="1440" w:right="1800" w:bottom="1440" w:left="1800" w:header="794" w:footer="992" w:gutter="0"/>
      <w:cols w:space="425"/>
      <w:docGrid w:type="lines" w:linePitch="312"/>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Editor" w:date="2026-01-21T14:31:00Z" w:initials="AW">
    <w:p w14:paraId="2E877E4D" w14:textId="1AE23C63" w:rsidR="008C5D31" w:rsidRDefault="008C5D31" w:rsidP="008C5D31">
      <w:pPr>
        <w:pStyle w:val="af3"/>
        <w:rPr>
          <w:rFonts w:hint="eastAsia"/>
        </w:rPr>
      </w:pPr>
      <w:bookmarkStart w:id="3" w:name="_Hlk219993423"/>
      <w:bookmarkEnd w:id="3"/>
      <w:r>
        <w:rPr>
          <w:rStyle w:val="af2"/>
        </w:rPr>
        <w:annotationRef/>
      </w:r>
      <w:r>
        <w:rPr>
          <w:noProof/>
        </w:rPr>
        <w:drawing>
          <wp:inline distT="0" distB="0" distL="0" distR="0" wp14:anchorId="74337189" wp14:editId="42DD8ACA">
            <wp:extent cx="2952381" cy="914286"/>
            <wp:effectExtent l="0" t="0" r="635" b="635"/>
            <wp:docPr id="389382964"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382964" name="Picture 389382964" descr="Image"/>
                    <pic:cNvPicPr/>
                  </pic:nvPicPr>
                  <pic:blipFill>
                    <a:blip r:embed="rId1">
                      <a:extLst>
                        <a:ext uri="{28A0092B-C50C-407E-A947-70E740481C1C}">
                          <a14:useLocalDpi xmlns:a14="http://schemas.microsoft.com/office/drawing/2010/main" val="0"/>
                        </a:ext>
                      </a:extLst>
                    </a:blip>
                    <a:stretch>
                      <a:fillRect/>
                    </a:stretch>
                  </pic:blipFill>
                  <pic:spPr>
                    <a:xfrm>
                      <a:off x="0" y="0"/>
                      <a:ext cx="2952381" cy="914286"/>
                    </a:xfrm>
                    <a:prstGeom prst="rect">
                      <a:avLst/>
                    </a:prstGeom>
                  </pic:spPr>
                </pic:pic>
              </a:graphicData>
            </a:graphic>
          </wp:inline>
        </w:drawing>
      </w:r>
    </w:p>
    <w:p w14:paraId="47BD2B7F" w14:textId="77777777" w:rsidR="008C5D31" w:rsidRDefault="008C5D31" w:rsidP="008C5D31">
      <w:pPr>
        <w:pStyle w:val="af3"/>
        <w:rPr>
          <w:rFonts w:hint="eastAsia"/>
        </w:rPr>
      </w:pPr>
      <w:r>
        <w:t>Please check and confirm the modified equation, thank you.</w:t>
      </w:r>
    </w:p>
  </w:comment>
  <w:comment w:id="2" w:author="Cheng, Zhiyu" w:date="2026-01-22T16:54:00Z" w:initials="ZC">
    <w:p w14:paraId="7417645B" w14:textId="2B02DDAE" w:rsidR="00DB534F" w:rsidRDefault="00DB534F">
      <w:pPr>
        <w:pStyle w:val="af3"/>
        <w:rPr>
          <w:rFonts w:hint="eastAsia"/>
        </w:rPr>
      </w:pPr>
      <w:r>
        <w:rPr>
          <w:rStyle w:val="af2"/>
          <w:rFonts w:hint="eastAsia"/>
        </w:rPr>
        <w:annotationRef/>
      </w:r>
      <w:r>
        <w:rPr>
          <w:rFonts w:hint="eastAsia"/>
        </w:rPr>
        <w:t>Change Confirmed</w:t>
      </w:r>
    </w:p>
  </w:comment>
  <w:comment w:id="4" w:author="Editor" w:date="2026-01-21T14:31:00Z" w:initials="AW">
    <w:p w14:paraId="40290CAE" w14:textId="1E88F78D" w:rsidR="008C5D31" w:rsidRDefault="008C5D31" w:rsidP="008C5D31">
      <w:pPr>
        <w:pStyle w:val="af3"/>
        <w:rPr>
          <w:rFonts w:hint="eastAsia"/>
        </w:rPr>
      </w:pPr>
      <w:r>
        <w:rPr>
          <w:rStyle w:val="af2"/>
        </w:rPr>
        <w:annotationRef/>
      </w:r>
      <w:r>
        <w:rPr>
          <w:noProof/>
        </w:rPr>
        <w:drawing>
          <wp:inline distT="0" distB="0" distL="0" distR="0" wp14:anchorId="078DA236" wp14:editId="175F442F">
            <wp:extent cx="1247619" cy="704762"/>
            <wp:effectExtent l="0" t="0" r="0" b="635"/>
            <wp:docPr id="654031036" name="Picture 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031036" name="Picture 654031036" descr="Image"/>
                    <pic:cNvPicPr/>
                  </pic:nvPicPr>
                  <pic:blipFill>
                    <a:blip r:embed="rId2">
                      <a:extLst>
                        <a:ext uri="{28A0092B-C50C-407E-A947-70E740481C1C}">
                          <a14:useLocalDpi xmlns:a14="http://schemas.microsoft.com/office/drawing/2010/main" val="0"/>
                        </a:ext>
                      </a:extLst>
                    </a:blip>
                    <a:stretch>
                      <a:fillRect/>
                    </a:stretch>
                  </pic:blipFill>
                  <pic:spPr>
                    <a:xfrm>
                      <a:off x="0" y="0"/>
                      <a:ext cx="1247619" cy="704762"/>
                    </a:xfrm>
                    <a:prstGeom prst="rect">
                      <a:avLst/>
                    </a:prstGeom>
                  </pic:spPr>
                </pic:pic>
              </a:graphicData>
            </a:graphic>
          </wp:inline>
        </w:drawing>
      </w:r>
    </w:p>
  </w:comment>
  <w:comment w:id="5" w:author="Cheng, Zhiyu" w:date="2026-01-22T16:55:00Z" w:initials="ZC">
    <w:p w14:paraId="5BFECD60" w14:textId="49D0257D" w:rsidR="00DB534F" w:rsidRDefault="00DB534F">
      <w:pPr>
        <w:pStyle w:val="af3"/>
        <w:rPr>
          <w:rFonts w:hint="eastAsia"/>
        </w:rPr>
      </w:pPr>
      <w:r>
        <w:rPr>
          <w:rStyle w:val="af2"/>
          <w:rFonts w:hint="eastAsia"/>
        </w:rPr>
        <w:annotationRef/>
      </w:r>
      <w:r>
        <w:rPr>
          <w:rFonts w:hint="eastAsia"/>
        </w:rPr>
        <w:t>Change Confirmed</w:t>
      </w:r>
    </w:p>
  </w:comment>
  <w:comment w:id="6" w:author="Editor" w:date="2026-01-21T14:33:00Z" w:initials="AW">
    <w:p w14:paraId="410F6177" w14:textId="77777777" w:rsidR="00707E30" w:rsidRDefault="00707E30" w:rsidP="00707E30">
      <w:pPr>
        <w:pStyle w:val="af3"/>
        <w:rPr>
          <w:rFonts w:hint="eastAsia"/>
        </w:rPr>
      </w:pPr>
      <w:r>
        <w:rPr>
          <w:rStyle w:val="af2"/>
        </w:rPr>
        <w:annotationRef/>
      </w:r>
      <w:r>
        <w:t>All simple variables were changed to plain text</w:t>
      </w:r>
    </w:p>
  </w:comment>
  <w:comment w:id="7" w:author="Cheng, Zhiyu" w:date="2026-01-22T16:55:00Z" w:initials="ZC">
    <w:p w14:paraId="513B0FEA" w14:textId="2C051105" w:rsidR="00DB534F" w:rsidRDefault="00DB534F">
      <w:pPr>
        <w:pStyle w:val="af3"/>
        <w:rPr>
          <w:rFonts w:hint="eastAsia"/>
        </w:rPr>
      </w:pPr>
      <w:r>
        <w:rPr>
          <w:rStyle w:val="af2"/>
          <w:rFonts w:hint="eastAsia"/>
        </w:rPr>
        <w:annotationRef/>
      </w:r>
      <w:r>
        <w:rPr>
          <w:rFonts w:hint="eastAsia"/>
        </w:rPr>
        <w:t>Change Confirmed</w:t>
      </w:r>
    </w:p>
  </w:comment>
  <w:comment w:id="8" w:author="Editor" w:date="2026-01-21T14:32:00Z" w:initials="AW">
    <w:p w14:paraId="3FE54C42" w14:textId="3FC3B28C" w:rsidR="00707E30" w:rsidRDefault="00707E30" w:rsidP="00707E30">
      <w:pPr>
        <w:pStyle w:val="af3"/>
        <w:rPr>
          <w:rFonts w:hint="eastAsia"/>
        </w:rPr>
      </w:pPr>
      <w:r>
        <w:rPr>
          <w:rStyle w:val="af2"/>
        </w:rPr>
        <w:annotationRef/>
      </w:r>
      <w:r>
        <w:rPr>
          <w:noProof/>
        </w:rPr>
        <w:drawing>
          <wp:inline distT="0" distB="0" distL="0" distR="0" wp14:anchorId="51A56EBD" wp14:editId="4C6ED1E8">
            <wp:extent cx="1228571" cy="628571"/>
            <wp:effectExtent l="0" t="0" r="0" b="635"/>
            <wp:docPr id="853970448" name="Picture 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970448" name="Picture 853970448" descr="Image"/>
                    <pic:cNvPicPr/>
                  </pic:nvPicPr>
                  <pic:blipFill>
                    <a:blip r:embed="rId3">
                      <a:extLst>
                        <a:ext uri="{28A0092B-C50C-407E-A947-70E740481C1C}">
                          <a14:useLocalDpi xmlns:a14="http://schemas.microsoft.com/office/drawing/2010/main" val="0"/>
                        </a:ext>
                      </a:extLst>
                    </a:blip>
                    <a:stretch>
                      <a:fillRect/>
                    </a:stretch>
                  </pic:blipFill>
                  <pic:spPr>
                    <a:xfrm>
                      <a:off x="0" y="0"/>
                      <a:ext cx="1228571" cy="628571"/>
                    </a:xfrm>
                    <a:prstGeom prst="rect">
                      <a:avLst/>
                    </a:prstGeom>
                  </pic:spPr>
                </pic:pic>
              </a:graphicData>
            </a:graphic>
          </wp:inline>
        </w:drawing>
      </w:r>
    </w:p>
  </w:comment>
  <w:comment w:id="9" w:author="Cheng, Zhiyu" w:date="2026-01-22T16:55:00Z" w:initials="ZC">
    <w:p w14:paraId="596AC501" w14:textId="649F752F" w:rsidR="00DB534F" w:rsidRDefault="00DB534F">
      <w:pPr>
        <w:pStyle w:val="af3"/>
        <w:rPr>
          <w:rFonts w:hint="eastAsia"/>
        </w:rPr>
      </w:pPr>
      <w:r>
        <w:rPr>
          <w:rStyle w:val="af2"/>
          <w:rFonts w:hint="eastAsia"/>
        </w:rPr>
        <w:annotationRef/>
      </w:r>
      <w:r>
        <w:rPr>
          <w:rFonts w:hint="eastAsia"/>
        </w:rPr>
        <w:t>Change Confirmed</w:t>
      </w:r>
    </w:p>
  </w:comment>
  <w:comment w:id="10" w:author="Editor" w:date="2026-01-21T14:32:00Z" w:initials="AW">
    <w:p w14:paraId="7448E6CC" w14:textId="47798165" w:rsidR="00707E30" w:rsidRDefault="00707E30" w:rsidP="00707E30">
      <w:pPr>
        <w:pStyle w:val="af3"/>
        <w:rPr>
          <w:rFonts w:hint="eastAsia"/>
        </w:rPr>
      </w:pPr>
      <w:r>
        <w:rPr>
          <w:rStyle w:val="af2"/>
        </w:rPr>
        <w:annotationRef/>
      </w:r>
      <w:r>
        <w:rPr>
          <w:noProof/>
        </w:rPr>
        <w:drawing>
          <wp:inline distT="0" distB="0" distL="0" distR="0" wp14:anchorId="1B65D8B5" wp14:editId="77ED4906">
            <wp:extent cx="1771429" cy="733333"/>
            <wp:effectExtent l="0" t="0" r="635" b="0"/>
            <wp:docPr id="1502165357" name="Picture 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2165357" name="Picture 1502165357" descr="Image"/>
                    <pic:cNvPicPr/>
                  </pic:nvPicPr>
                  <pic:blipFill>
                    <a:blip r:embed="rId4">
                      <a:extLst>
                        <a:ext uri="{28A0092B-C50C-407E-A947-70E740481C1C}">
                          <a14:useLocalDpi xmlns:a14="http://schemas.microsoft.com/office/drawing/2010/main" val="0"/>
                        </a:ext>
                      </a:extLst>
                    </a:blip>
                    <a:stretch>
                      <a:fillRect/>
                    </a:stretch>
                  </pic:blipFill>
                  <pic:spPr>
                    <a:xfrm>
                      <a:off x="0" y="0"/>
                      <a:ext cx="1771429" cy="733333"/>
                    </a:xfrm>
                    <a:prstGeom prst="rect">
                      <a:avLst/>
                    </a:prstGeom>
                  </pic:spPr>
                </pic:pic>
              </a:graphicData>
            </a:graphic>
          </wp:inline>
        </w:drawing>
      </w:r>
    </w:p>
  </w:comment>
  <w:comment w:id="11" w:author="Cheng, Zhiyu" w:date="2026-01-22T16:55:00Z" w:initials="ZC">
    <w:p w14:paraId="5554C2C4" w14:textId="621815A4" w:rsidR="00DB534F" w:rsidRDefault="00DB534F">
      <w:pPr>
        <w:pStyle w:val="af3"/>
        <w:rPr>
          <w:rFonts w:hint="eastAsia"/>
        </w:rPr>
      </w:pPr>
      <w:r>
        <w:rPr>
          <w:rStyle w:val="af2"/>
          <w:rFonts w:hint="eastAsia"/>
        </w:rPr>
        <w:annotationRef/>
      </w:r>
      <w:r>
        <w:rPr>
          <w:rFonts w:hint="eastAsia"/>
        </w:rPr>
        <w:t>Change Confirmed</w:t>
      </w:r>
    </w:p>
  </w:comment>
  <w:comment w:id="12" w:author="Editor" w:date="2026-01-21T14:32:00Z" w:initials="AW">
    <w:p w14:paraId="1D2E73AF" w14:textId="185C1578" w:rsidR="00707E30" w:rsidRDefault="00707E30" w:rsidP="00707E30">
      <w:pPr>
        <w:pStyle w:val="af3"/>
        <w:rPr>
          <w:rFonts w:hint="eastAsia"/>
        </w:rPr>
      </w:pPr>
      <w:r>
        <w:rPr>
          <w:rStyle w:val="af2"/>
        </w:rPr>
        <w:annotationRef/>
      </w:r>
      <w:r>
        <w:rPr>
          <w:noProof/>
        </w:rPr>
        <w:drawing>
          <wp:inline distT="0" distB="0" distL="0" distR="0" wp14:anchorId="1FB06DD1" wp14:editId="7D00EB99">
            <wp:extent cx="695238" cy="580952"/>
            <wp:effectExtent l="0" t="0" r="0" b="0"/>
            <wp:docPr id="1644526180" name="Picture 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26180" name="Picture 1644526180" descr="Image"/>
                    <pic:cNvPicPr/>
                  </pic:nvPicPr>
                  <pic:blipFill>
                    <a:blip r:embed="rId5">
                      <a:extLst>
                        <a:ext uri="{28A0092B-C50C-407E-A947-70E740481C1C}">
                          <a14:useLocalDpi xmlns:a14="http://schemas.microsoft.com/office/drawing/2010/main" val="0"/>
                        </a:ext>
                      </a:extLst>
                    </a:blip>
                    <a:stretch>
                      <a:fillRect/>
                    </a:stretch>
                  </pic:blipFill>
                  <pic:spPr>
                    <a:xfrm>
                      <a:off x="0" y="0"/>
                      <a:ext cx="695238" cy="580952"/>
                    </a:xfrm>
                    <a:prstGeom prst="rect">
                      <a:avLst/>
                    </a:prstGeom>
                  </pic:spPr>
                </pic:pic>
              </a:graphicData>
            </a:graphic>
          </wp:inline>
        </w:drawing>
      </w:r>
    </w:p>
  </w:comment>
  <w:comment w:id="13" w:author="Cheng, Zhiyu" w:date="2026-01-22T16:55:00Z" w:initials="ZC">
    <w:p w14:paraId="51030F77" w14:textId="0A4A840B" w:rsidR="00DB534F" w:rsidRDefault="00DB534F">
      <w:pPr>
        <w:pStyle w:val="af3"/>
        <w:rPr>
          <w:rFonts w:hint="eastAsia"/>
        </w:rPr>
      </w:pPr>
      <w:r>
        <w:rPr>
          <w:rStyle w:val="af2"/>
          <w:rFonts w:hint="eastAsia"/>
        </w:rPr>
        <w:annotationRef/>
      </w:r>
      <w:r>
        <w:rPr>
          <w:rFonts w:hint="eastAsia"/>
        </w:rPr>
        <w:t>Change Confirmed</w:t>
      </w:r>
    </w:p>
  </w:comment>
  <w:comment w:id="14" w:author="Editor" w:date="2026-01-21T14:39:00Z" w:initials="AW">
    <w:p w14:paraId="1547CF0B" w14:textId="54C09F9F" w:rsidR="00707E30" w:rsidRDefault="00707E30" w:rsidP="00707E30">
      <w:pPr>
        <w:pStyle w:val="af3"/>
        <w:rPr>
          <w:rFonts w:hint="eastAsia"/>
        </w:rPr>
      </w:pPr>
      <w:r>
        <w:rPr>
          <w:rStyle w:val="af2"/>
        </w:rPr>
        <w:annotationRef/>
      </w:r>
      <w:r>
        <w:rPr>
          <w:noProof/>
        </w:rPr>
        <w:drawing>
          <wp:inline distT="0" distB="0" distL="0" distR="0" wp14:anchorId="7CB88487" wp14:editId="51F9148B">
            <wp:extent cx="847619" cy="647619"/>
            <wp:effectExtent l="0" t="0" r="0" b="635"/>
            <wp:docPr id="373556930" name="Picture 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556930" name="Picture 373556930" descr="Image"/>
                    <pic:cNvPicPr/>
                  </pic:nvPicPr>
                  <pic:blipFill>
                    <a:blip r:embed="rId6">
                      <a:extLst>
                        <a:ext uri="{28A0092B-C50C-407E-A947-70E740481C1C}">
                          <a14:useLocalDpi xmlns:a14="http://schemas.microsoft.com/office/drawing/2010/main" val="0"/>
                        </a:ext>
                      </a:extLst>
                    </a:blip>
                    <a:stretch>
                      <a:fillRect/>
                    </a:stretch>
                  </pic:blipFill>
                  <pic:spPr>
                    <a:xfrm>
                      <a:off x="0" y="0"/>
                      <a:ext cx="847619" cy="647619"/>
                    </a:xfrm>
                    <a:prstGeom prst="rect">
                      <a:avLst/>
                    </a:prstGeom>
                  </pic:spPr>
                </pic:pic>
              </a:graphicData>
            </a:graphic>
          </wp:inline>
        </w:drawing>
      </w:r>
    </w:p>
  </w:comment>
  <w:comment w:id="15" w:author="Cheng, Zhiyu" w:date="2026-01-22T16:56:00Z" w:initials="ZC">
    <w:p w14:paraId="67B8539D" w14:textId="356903CF" w:rsidR="00DB534F" w:rsidRDefault="00DB534F">
      <w:pPr>
        <w:pStyle w:val="af3"/>
        <w:rPr>
          <w:rFonts w:hint="eastAsia"/>
        </w:rPr>
      </w:pPr>
      <w:r>
        <w:rPr>
          <w:rStyle w:val="af2"/>
          <w:rFonts w:hint="eastAsia"/>
        </w:rPr>
        <w:annotationRef/>
      </w:r>
      <w:r>
        <w:rPr>
          <w:rFonts w:hint="eastAsia"/>
        </w:rPr>
        <w:t>Change Confirmed</w:t>
      </w:r>
    </w:p>
  </w:comment>
  <w:comment w:id="16" w:author="Editor" w:date="2026-01-21T15:04:00Z" w:initials="AW">
    <w:p w14:paraId="04EB4F68" w14:textId="15BD3D93" w:rsidR="001F04A2" w:rsidRDefault="001F04A2" w:rsidP="001F04A2">
      <w:pPr>
        <w:pStyle w:val="af3"/>
        <w:rPr>
          <w:rFonts w:hint="eastAsia"/>
        </w:rPr>
      </w:pPr>
      <w:r>
        <w:rPr>
          <w:rStyle w:val="af2"/>
        </w:rPr>
        <w:annotationRef/>
      </w:r>
      <w:r>
        <w:rPr>
          <w:noProof/>
        </w:rPr>
        <w:drawing>
          <wp:inline distT="0" distB="0" distL="0" distR="0" wp14:anchorId="17EFEE72" wp14:editId="675FA395">
            <wp:extent cx="4200000" cy="1828571"/>
            <wp:effectExtent l="0" t="0" r="0" b="635"/>
            <wp:docPr id="545396349" name="Picture 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396349" name="Picture 545396349" descr="Image"/>
                    <pic:cNvPicPr/>
                  </pic:nvPicPr>
                  <pic:blipFill>
                    <a:blip r:embed="rId7">
                      <a:extLst>
                        <a:ext uri="{28A0092B-C50C-407E-A947-70E740481C1C}">
                          <a14:useLocalDpi xmlns:a14="http://schemas.microsoft.com/office/drawing/2010/main" val="0"/>
                        </a:ext>
                      </a:extLst>
                    </a:blip>
                    <a:stretch>
                      <a:fillRect/>
                    </a:stretch>
                  </pic:blipFill>
                  <pic:spPr>
                    <a:xfrm>
                      <a:off x="0" y="0"/>
                      <a:ext cx="4200000" cy="1828571"/>
                    </a:xfrm>
                    <a:prstGeom prst="rect">
                      <a:avLst/>
                    </a:prstGeom>
                  </pic:spPr>
                </pic:pic>
              </a:graphicData>
            </a:graphic>
          </wp:inline>
        </w:drawing>
      </w:r>
    </w:p>
  </w:comment>
  <w:comment w:id="17" w:author="Cheng, Zhiyu" w:date="2026-01-22T16:56:00Z" w:initials="ZC">
    <w:p w14:paraId="6D5AE046" w14:textId="020304C3" w:rsidR="00DB534F" w:rsidRDefault="00DB534F">
      <w:pPr>
        <w:pStyle w:val="af3"/>
        <w:rPr>
          <w:rFonts w:hint="eastAsia"/>
        </w:rPr>
      </w:pPr>
      <w:r>
        <w:rPr>
          <w:rStyle w:val="af2"/>
          <w:rFonts w:hint="eastAsia"/>
        </w:rPr>
        <w:annotationRef/>
      </w:r>
      <w:r>
        <w:rPr>
          <w:rFonts w:hint="eastAsia"/>
        </w:rPr>
        <w:t>Change Confirmed</w:t>
      </w:r>
    </w:p>
  </w:comment>
  <w:comment w:id="18" w:author="Editor" w:date="2026-01-21T15:16:00Z" w:initials="AW">
    <w:p w14:paraId="5749AA70" w14:textId="78288FED" w:rsidR="001F04A2" w:rsidRDefault="001F04A2" w:rsidP="001F04A2">
      <w:pPr>
        <w:pStyle w:val="af3"/>
        <w:rPr>
          <w:rFonts w:hint="eastAsia"/>
        </w:rPr>
      </w:pPr>
      <w:r>
        <w:rPr>
          <w:rStyle w:val="af2"/>
        </w:rPr>
        <w:annotationRef/>
      </w:r>
      <w:r>
        <w:rPr>
          <w:noProof/>
        </w:rPr>
        <w:drawing>
          <wp:inline distT="0" distB="0" distL="0" distR="0" wp14:anchorId="47266564" wp14:editId="2359D7A5">
            <wp:extent cx="3180952" cy="1085714"/>
            <wp:effectExtent l="0" t="0" r="635" b="635"/>
            <wp:docPr id="1274424336" name="Picture 9"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424336" name="Picture 1274424336" descr="Image"/>
                    <pic:cNvPicPr/>
                  </pic:nvPicPr>
                  <pic:blipFill>
                    <a:blip r:embed="rId8">
                      <a:extLst>
                        <a:ext uri="{28A0092B-C50C-407E-A947-70E740481C1C}">
                          <a14:useLocalDpi xmlns:a14="http://schemas.microsoft.com/office/drawing/2010/main" val="0"/>
                        </a:ext>
                      </a:extLst>
                    </a:blip>
                    <a:stretch>
                      <a:fillRect/>
                    </a:stretch>
                  </pic:blipFill>
                  <pic:spPr>
                    <a:xfrm>
                      <a:off x="0" y="0"/>
                      <a:ext cx="3180952" cy="1085714"/>
                    </a:xfrm>
                    <a:prstGeom prst="rect">
                      <a:avLst/>
                    </a:prstGeom>
                  </pic:spPr>
                </pic:pic>
              </a:graphicData>
            </a:graphic>
          </wp:inline>
        </w:drawing>
      </w:r>
    </w:p>
  </w:comment>
  <w:comment w:id="19" w:author="Cheng, Zhiyu" w:date="2026-01-22T16:57:00Z" w:initials="ZC">
    <w:p w14:paraId="48DA6928" w14:textId="5547AC3A" w:rsidR="00DB534F" w:rsidRDefault="00DB534F">
      <w:pPr>
        <w:pStyle w:val="af3"/>
        <w:rPr>
          <w:rFonts w:hint="eastAsia"/>
        </w:rPr>
      </w:pPr>
      <w:r>
        <w:rPr>
          <w:rStyle w:val="af2"/>
          <w:rFonts w:hint="eastAsia"/>
        </w:rPr>
        <w:annotationRef/>
      </w:r>
      <w:r>
        <w:rPr>
          <w:rFonts w:hint="eastAsia"/>
        </w:rPr>
        <w:t>Change Confirmed</w:t>
      </w:r>
    </w:p>
  </w:comment>
  <w:comment w:id="20" w:author="Editor" w:date="2026-01-21T15:20:00Z" w:initials="AW">
    <w:p w14:paraId="0E32A54F" w14:textId="0AF1295C" w:rsidR="00C93CD6" w:rsidRDefault="00C93CD6" w:rsidP="00C93CD6">
      <w:pPr>
        <w:pStyle w:val="af3"/>
        <w:rPr>
          <w:rFonts w:hint="eastAsia"/>
        </w:rPr>
      </w:pPr>
      <w:r>
        <w:rPr>
          <w:rStyle w:val="af2"/>
        </w:rPr>
        <w:annotationRef/>
      </w:r>
      <w:r>
        <w:rPr>
          <w:noProof/>
        </w:rPr>
        <w:drawing>
          <wp:inline distT="0" distB="0" distL="0" distR="0" wp14:anchorId="60CC54EF" wp14:editId="3D98A960">
            <wp:extent cx="2942857" cy="1285714"/>
            <wp:effectExtent l="0" t="0" r="0" b="0"/>
            <wp:docPr id="1827824789" name="Picture 10"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824789" name="Picture 1827824789" descr="Image"/>
                    <pic:cNvPicPr/>
                  </pic:nvPicPr>
                  <pic:blipFill>
                    <a:blip r:embed="rId9">
                      <a:extLst>
                        <a:ext uri="{28A0092B-C50C-407E-A947-70E740481C1C}">
                          <a14:useLocalDpi xmlns:a14="http://schemas.microsoft.com/office/drawing/2010/main" val="0"/>
                        </a:ext>
                      </a:extLst>
                    </a:blip>
                    <a:stretch>
                      <a:fillRect/>
                    </a:stretch>
                  </pic:blipFill>
                  <pic:spPr>
                    <a:xfrm>
                      <a:off x="0" y="0"/>
                      <a:ext cx="2942857" cy="1285714"/>
                    </a:xfrm>
                    <a:prstGeom prst="rect">
                      <a:avLst/>
                    </a:prstGeom>
                  </pic:spPr>
                </pic:pic>
              </a:graphicData>
            </a:graphic>
          </wp:inline>
        </w:drawing>
      </w:r>
    </w:p>
  </w:comment>
  <w:comment w:id="21" w:author="Cheng, Zhiyu" w:date="2026-01-22T16:58:00Z" w:initials="ZC">
    <w:p w14:paraId="39A71D50" w14:textId="370A574C" w:rsidR="00DB534F" w:rsidRDefault="00DB534F">
      <w:pPr>
        <w:pStyle w:val="af3"/>
        <w:rPr>
          <w:rFonts w:hint="eastAsia"/>
        </w:rPr>
      </w:pPr>
      <w:r>
        <w:rPr>
          <w:rStyle w:val="af2"/>
          <w:rFonts w:hint="eastAsia"/>
        </w:rPr>
        <w:annotationRef/>
      </w:r>
      <w:r>
        <w:rPr>
          <w:rFonts w:hint="eastAsia"/>
        </w:rPr>
        <w:t>Change Confirmed</w:t>
      </w:r>
    </w:p>
  </w:comment>
  <w:comment w:id="22" w:author="Editor" w:date="2026-01-21T15:26:00Z" w:initials="AW">
    <w:p w14:paraId="6311C02D" w14:textId="7402751E" w:rsidR="00C93CD6" w:rsidRDefault="00C93CD6" w:rsidP="00C93CD6">
      <w:pPr>
        <w:pStyle w:val="af3"/>
        <w:rPr>
          <w:rFonts w:hint="eastAsia"/>
        </w:rPr>
      </w:pPr>
      <w:r>
        <w:rPr>
          <w:rStyle w:val="af2"/>
        </w:rPr>
        <w:annotationRef/>
      </w:r>
      <w:r>
        <w:rPr>
          <w:noProof/>
        </w:rPr>
        <w:drawing>
          <wp:inline distT="0" distB="0" distL="0" distR="0" wp14:anchorId="1D53F517" wp14:editId="23D3055D">
            <wp:extent cx="2619048" cy="1419048"/>
            <wp:effectExtent l="0" t="0" r="0" b="0"/>
            <wp:docPr id="877954365" name="Picture 1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7954365" name="Picture 877954365" descr="Image"/>
                    <pic:cNvPicPr/>
                  </pic:nvPicPr>
                  <pic:blipFill>
                    <a:blip r:embed="rId10">
                      <a:extLst>
                        <a:ext uri="{28A0092B-C50C-407E-A947-70E740481C1C}">
                          <a14:useLocalDpi xmlns:a14="http://schemas.microsoft.com/office/drawing/2010/main" val="0"/>
                        </a:ext>
                      </a:extLst>
                    </a:blip>
                    <a:stretch>
                      <a:fillRect/>
                    </a:stretch>
                  </pic:blipFill>
                  <pic:spPr>
                    <a:xfrm>
                      <a:off x="0" y="0"/>
                      <a:ext cx="2619048" cy="1419048"/>
                    </a:xfrm>
                    <a:prstGeom prst="rect">
                      <a:avLst/>
                    </a:prstGeom>
                  </pic:spPr>
                </pic:pic>
              </a:graphicData>
            </a:graphic>
          </wp:inline>
        </w:drawing>
      </w:r>
    </w:p>
  </w:comment>
  <w:comment w:id="23" w:author="Cheng, Zhiyu" w:date="2026-01-22T16:58:00Z" w:initials="ZC">
    <w:p w14:paraId="22C3D47B" w14:textId="35A9500A" w:rsidR="00DB534F" w:rsidRDefault="00DB534F">
      <w:pPr>
        <w:pStyle w:val="af3"/>
        <w:rPr>
          <w:rFonts w:hint="eastAsia"/>
        </w:rPr>
      </w:pPr>
      <w:r>
        <w:rPr>
          <w:rStyle w:val="af2"/>
          <w:rFonts w:hint="eastAsia"/>
        </w:rPr>
        <w:annotationRef/>
      </w:r>
      <w:r>
        <w:rPr>
          <w:rFonts w:hint="eastAsia"/>
        </w:rPr>
        <w:t>Change Confirmed</w:t>
      </w:r>
    </w:p>
  </w:comment>
  <w:comment w:id="24" w:author="Editor" w:date="2026-01-21T15:31:00Z" w:initials="AW">
    <w:p w14:paraId="6E95F472" w14:textId="4C3F57F1" w:rsidR="00C93CD6" w:rsidRDefault="00C93CD6" w:rsidP="00C93CD6">
      <w:pPr>
        <w:pStyle w:val="af3"/>
        <w:rPr>
          <w:rFonts w:hint="eastAsia"/>
        </w:rPr>
      </w:pPr>
      <w:r>
        <w:rPr>
          <w:rStyle w:val="af2"/>
        </w:rPr>
        <w:annotationRef/>
      </w:r>
      <w:r>
        <w:rPr>
          <w:noProof/>
        </w:rPr>
        <w:drawing>
          <wp:inline distT="0" distB="0" distL="0" distR="0" wp14:anchorId="351D90E4" wp14:editId="1094F380">
            <wp:extent cx="2704762" cy="1123810"/>
            <wp:effectExtent l="0" t="0" r="635" b="635"/>
            <wp:docPr id="1957179049" name="Picture 12"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179049" name="Picture 1957179049" descr="Image"/>
                    <pic:cNvPicPr/>
                  </pic:nvPicPr>
                  <pic:blipFill>
                    <a:blip r:embed="rId11">
                      <a:extLst>
                        <a:ext uri="{28A0092B-C50C-407E-A947-70E740481C1C}">
                          <a14:useLocalDpi xmlns:a14="http://schemas.microsoft.com/office/drawing/2010/main" val="0"/>
                        </a:ext>
                      </a:extLst>
                    </a:blip>
                    <a:stretch>
                      <a:fillRect/>
                    </a:stretch>
                  </pic:blipFill>
                  <pic:spPr>
                    <a:xfrm>
                      <a:off x="0" y="0"/>
                      <a:ext cx="2704762" cy="1123810"/>
                    </a:xfrm>
                    <a:prstGeom prst="rect">
                      <a:avLst/>
                    </a:prstGeom>
                  </pic:spPr>
                </pic:pic>
              </a:graphicData>
            </a:graphic>
          </wp:inline>
        </w:drawing>
      </w:r>
    </w:p>
  </w:comment>
  <w:comment w:id="25" w:author="Cheng, Zhiyu" w:date="2026-01-22T16:59:00Z" w:initials="ZC">
    <w:p w14:paraId="3B704D73" w14:textId="45826363" w:rsidR="00DB534F" w:rsidRDefault="00DB534F">
      <w:pPr>
        <w:pStyle w:val="af3"/>
        <w:rPr>
          <w:rFonts w:hint="eastAsia"/>
        </w:rPr>
      </w:pPr>
      <w:r>
        <w:rPr>
          <w:rStyle w:val="af2"/>
          <w:rFonts w:hint="eastAsia"/>
        </w:rPr>
        <w:annotationRef/>
      </w:r>
      <w:r>
        <w:rPr>
          <w:rFonts w:hint="eastAsia"/>
        </w:rPr>
        <w:t>Change Confirmed</w:t>
      </w:r>
    </w:p>
  </w:comment>
  <w:comment w:id="26" w:author="Editor" w:date="2026-01-21T15:32:00Z" w:initials="AW">
    <w:p w14:paraId="0857FF6B" w14:textId="3053912D" w:rsidR="00C93CD6" w:rsidRDefault="00C93CD6" w:rsidP="00C93CD6">
      <w:pPr>
        <w:pStyle w:val="af3"/>
        <w:rPr>
          <w:rFonts w:hint="eastAsia"/>
        </w:rPr>
      </w:pPr>
      <w:r>
        <w:rPr>
          <w:rStyle w:val="af2"/>
        </w:rPr>
        <w:annotationRef/>
      </w:r>
      <w:r>
        <w:rPr>
          <w:noProof/>
        </w:rPr>
        <w:drawing>
          <wp:inline distT="0" distB="0" distL="0" distR="0" wp14:anchorId="10F549FC" wp14:editId="62A92283">
            <wp:extent cx="2400000" cy="1152381"/>
            <wp:effectExtent l="0" t="0" r="635" b="0"/>
            <wp:docPr id="1662554422" name="Picture 13"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554422" name="Picture 1662554422" descr="Image"/>
                    <pic:cNvPicPr/>
                  </pic:nvPicPr>
                  <pic:blipFill>
                    <a:blip r:embed="rId12">
                      <a:extLst>
                        <a:ext uri="{28A0092B-C50C-407E-A947-70E740481C1C}">
                          <a14:useLocalDpi xmlns:a14="http://schemas.microsoft.com/office/drawing/2010/main" val="0"/>
                        </a:ext>
                      </a:extLst>
                    </a:blip>
                    <a:stretch>
                      <a:fillRect/>
                    </a:stretch>
                  </pic:blipFill>
                  <pic:spPr>
                    <a:xfrm>
                      <a:off x="0" y="0"/>
                      <a:ext cx="2400000" cy="1152381"/>
                    </a:xfrm>
                    <a:prstGeom prst="rect">
                      <a:avLst/>
                    </a:prstGeom>
                  </pic:spPr>
                </pic:pic>
              </a:graphicData>
            </a:graphic>
          </wp:inline>
        </w:drawing>
      </w:r>
    </w:p>
  </w:comment>
  <w:comment w:id="27" w:author="Cheng, Zhiyu" w:date="2026-01-22T16:59:00Z" w:initials="ZC">
    <w:p w14:paraId="362BA71B" w14:textId="4B0C422E" w:rsidR="00DB534F" w:rsidRDefault="00DB534F">
      <w:pPr>
        <w:pStyle w:val="af3"/>
        <w:rPr>
          <w:rFonts w:hint="eastAsia"/>
        </w:rPr>
      </w:pPr>
      <w:r>
        <w:rPr>
          <w:rStyle w:val="af2"/>
          <w:rFonts w:hint="eastAsia"/>
        </w:rPr>
        <w:annotationRef/>
      </w:r>
      <w:r>
        <w:rPr>
          <w:rFonts w:hint="eastAsia"/>
        </w:rPr>
        <w:t>Change Confirmed</w:t>
      </w:r>
    </w:p>
  </w:comment>
  <w:comment w:id="28" w:author="Editor" w:date="2026-01-21T15:33:00Z" w:initials="AW">
    <w:p w14:paraId="63D17C85" w14:textId="341BE2A4" w:rsidR="00C93CD6" w:rsidRDefault="00C93CD6" w:rsidP="00C93CD6">
      <w:pPr>
        <w:pStyle w:val="af3"/>
        <w:rPr>
          <w:rFonts w:hint="eastAsia"/>
        </w:rPr>
      </w:pPr>
      <w:r>
        <w:rPr>
          <w:rStyle w:val="af2"/>
        </w:rPr>
        <w:annotationRef/>
      </w:r>
      <w:r>
        <w:rPr>
          <w:noProof/>
        </w:rPr>
        <w:drawing>
          <wp:inline distT="0" distB="0" distL="0" distR="0" wp14:anchorId="2CD26F24" wp14:editId="24B0F6FF">
            <wp:extent cx="2333333" cy="876190"/>
            <wp:effectExtent l="0" t="0" r="0" b="635"/>
            <wp:docPr id="1661916017" name="Picture 14"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916017" name="Picture 1661916017" descr="Image"/>
                    <pic:cNvPicPr/>
                  </pic:nvPicPr>
                  <pic:blipFill>
                    <a:blip r:embed="rId13">
                      <a:extLst>
                        <a:ext uri="{28A0092B-C50C-407E-A947-70E740481C1C}">
                          <a14:useLocalDpi xmlns:a14="http://schemas.microsoft.com/office/drawing/2010/main" val="0"/>
                        </a:ext>
                      </a:extLst>
                    </a:blip>
                    <a:stretch>
                      <a:fillRect/>
                    </a:stretch>
                  </pic:blipFill>
                  <pic:spPr>
                    <a:xfrm>
                      <a:off x="0" y="0"/>
                      <a:ext cx="2333333" cy="876190"/>
                    </a:xfrm>
                    <a:prstGeom prst="rect">
                      <a:avLst/>
                    </a:prstGeom>
                  </pic:spPr>
                </pic:pic>
              </a:graphicData>
            </a:graphic>
          </wp:inline>
        </w:drawing>
      </w:r>
    </w:p>
  </w:comment>
  <w:comment w:id="29" w:author="Cheng, Zhiyu" w:date="2026-01-22T16:59:00Z" w:initials="ZC">
    <w:p w14:paraId="5A8C17D6" w14:textId="55383DD0" w:rsidR="00DB534F" w:rsidRDefault="00DB534F">
      <w:pPr>
        <w:pStyle w:val="af3"/>
        <w:rPr>
          <w:rFonts w:hint="eastAsia"/>
        </w:rPr>
      </w:pPr>
      <w:r>
        <w:rPr>
          <w:rStyle w:val="af2"/>
          <w:rFonts w:hint="eastAsia"/>
        </w:rPr>
        <w:annotationRef/>
      </w:r>
      <w:r>
        <w:rPr>
          <w:rFonts w:hint="eastAsia"/>
        </w:rPr>
        <w:t>Change Confirmed</w:t>
      </w:r>
    </w:p>
  </w:comment>
  <w:comment w:id="30" w:author="Editor" w:date="2026-01-21T15:33:00Z" w:initials="AW">
    <w:p w14:paraId="00AF9826" w14:textId="3750D428" w:rsidR="00C93CD6" w:rsidRDefault="00C93CD6" w:rsidP="00C93CD6">
      <w:pPr>
        <w:pStyle w:val="af3"/>
        <w:rPr>
          <w:rFonts w:hint="eastAsia"/>
        </w:rPr>
      </w:pPr>
      <w:r>
        <w:rPr>
          <w:rStyle w:val="af2"/>
        </w:rPr>
        <w:annotationRef/>
      </w:r>
      <w:r>
        <w:rPr>
          <w:noProof/>
        </w:rPr>
        <w:drawing>
          <wp:inline distT="0" distB="0" distL="0" distR="0" wp14:anchorId="32E7CA3D" wp14:editId="02E39CED">
            <wp:extent cx="1857143" cy="828571"/>
            <wp:effectExtent l="0" t="0" r="0" b="0"/>
            <wp:docPr id="1375384212" name="Picture 15"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5384212" name="Picture 1375384212" descr="Image"/>
                    <pic:cNvPicPr/>
                  </pic:nvPicPr>
                  <pic:blipFill>
                    <a:blip r:embed="rId14">
                      <a:extLst>
                        <a:ext uri="{28A0092B-C50C-407E-A947-70E740481C1C}">
                          <a14:useLocalDpi xmlns:a14="http://schemas.microsoft.com/office/drawing/2010/main" val="0"/>
                        </a:ext>
                      </a:extLst>
                    </a:blip>
                    <a:stretch>
                      <a:fillRect/>
                    </a:stretch>
                  </pic:blipFill>
                  <pic:spPr>
                    <a:xfrm>
                      <a:off x="0" y="0"/>
                      <a:ext cx="1857143" cy="828571"/>
                    </a:xfrm>
                    <a:prstGeom prst="rect">
                      <a:avLst/>
                    </a:prstGeom>
                  </pic:spPr>
                </pic:pic>
              </a:graphicData>
            </a:graphic>
          </wp:inline>
        </w:drawing>
      </w:r>
    </w:p>
  </w:comment>
  <w:comment w:id="31" w:author="Cheng, Zhiyu" w:date="2026-01-22T16:59:00Z" w:initials="ZC">
    <w:p w14:paraId="354C5A6F" w14:textId="326D94BE" w:rsidR="00DB534F" w:rsidRDefault="00DB534F">
      <w:pPr>
        <w:pStyle w:val="af3"/>
        <w:rPr>
          <w:rFonts w:hint="eastAsia"/>
        </w:rPr>
      </w:pPr>
      <w:r>
        <w:rPr>
          <w:rStyle w:val="af2"/>
          <w:rFonts w:hint="eastAsia"/>
        </w:rPr>
        <w:annotationRef/>
      </w:r>
      <w:r>
        <w:rPr>
          <w:rFonts w:hint="eastAsia"/>
        </w:rPr>
        <w:t>Change Confirmed</w:t>
      </w:r>
    </w:p>
  </w:comment>
  <w:comment w:id="32" w:author="Editor" w:date="2026-01-21T15:35:00Z" w:initials="AW">
    <w:p w14:paraId="6DF7EAC3" w14:textId="40BBF187" w:rsidR="00814201" w:rsidRDefault="00814201" w:rsidP="00814201">
      <w:pPr>
        <w:pStyle w:val="af3"/>
        <w:rPr>
          <w:rFonts w:hint="eastAsia"/>
        </w:rPr>
      </w:pPr>
      <w:r>
        <w:rPr>
          <w:rStyle w:val="af2"/>
        </w:rPr>
        <w:annotationRef/>
      </w:r>
      <w:r>
        <w:rPr>
          <w:noProof/>
        </w:rPr>
        <w:drawing>
          <wp:inline distT="0" distB="0" distL="0" distR="0" wp14:anchorId="052D9A65" wp14:editId="5200A0BD">
            <wp:extent cx="2133333" cy="971429"/>
            <wp:effectExtent l="0" t="0" r="635" b="635"/>
            <wp:docPr id="1704963416" name="Picture 16"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4963416" name="Picture 1704963416" descr="Image"/>
                    <pic:cNvPicPr/>
                  </pic:nvPicPr>
                  <pic:blipFill>
                    <a:blip r:embed="rId15">
                      <a:extLst>
                        <a:ext uri="{28A0092B-C50C-407E-A947-70E740481C1C}">
                          <a14:useLocalDpi xmlns:a14="http://schemas.microsoft.com/office/drawing/2010/main" val="0"/>
                        </a:ext>
                      </a:extLst>
                    </a:blip>
                    <a:stretch>
                      <a:fillRect/>
                    </a:stretch>
                  </pic:blipFill>
                  <pic:spPr>
                    <a:xfrm>
                      <a:off x="0" y="0"/>
                      <a:ext cx="2133333" cy="971429"/>
                    </a:xfrm>
                    <a:prstGeom prst="rect">
                      <a:avLst/>
                    </a:prstGeom>
                  </pic:spPr>
                </pic:pic>
              </a:graphicData>
            </a:graphic>
          </wp:inline>
        </w:drawing>
      </w:r>
    </w:p>
  </w:comment>
  <w:comment w:id="33" w:author="Cheng, Zhiyu" w:date="2026-01-22T16:59:00Z" w:initials="ZC">
    <w:p w14:paraId="28918D08" w14:textId="34AA887C" w:rsidR="00DB534F" w:rsidRDefault="00DB534F">
      <w:pPr>
        <w:pStyle w:val="af3"/>
        <w:rPr>
          <w:rFonts w:hint="eastAsia"/>
        </w:rPr>
      </w:pPr>
      <w:r>
        <w:rPr>
          <w:rStyle w:val="af2"/>
          <w:rFonts w:hint="eastAsia"/>
        </w:rPr>
        <w:annotationRef/>
      </w:r>
      <w:r>
        <w:rPr>
          <w:rFonts w:hint="eastAsia"/>
        </w:rPr>
        <w:t>Change Confirmed</w:t>
      </w:r>
    </w:p>
  </w:comment>
  <w:comment w:id="34" w:author="Editor" w:date="2026-01-21T15:44:00Z" w:initials="AW">
    <w:p w14:paraId="774682D7" w14:textId="77777777" w:rsidR="00F566A2" w:rsidRDefault="00F566A2" w:rsidP="00F566A2">
      <w:pPr>
        <w:pStyle w:val="af3"/>
        <w:rPr>
          <w:rFonts w:hint="eastAsia"/>
        </w:rPr>
      </w:pPr>
      <w:r>
        <w:rPr>
          <w:rStyle w:val="af2"/>
        </w:rPr>
        <w:annotationRef/>
      </w:r>
      <w:r>
        <w:t>Citation of Figure 2 was moved here</w:t>
      </w:r>
    </w:p>
  </w:comment>
  <w:comment w:id="35" w:author="Cheng, Zhiyu" w:date="2026-01-22T16:59:00Z" w:initials="ZC">
    <w:p w14:paraId="0D42C4FB" w14:textId="32A19E80" w:rsidR="00DB534F" w:rsidRDefault="00DB534F">
      <w:pPr>
        <w:pStyle w:val="af3"/>
        <w:rPr>
          <w:rFonts w:hint="eastAsia"/>
        </w:rPr>
      </w:pPr>
      <w:r>
        <w:rPr>
          <w:rStyle w:val="af2"/>
          <w:rFonts w:hint="eastAsia"/>
        </w:rPr>
        <w:annotationRef/>
      </w:r>
      <w:r>
        <w:rPr>
          <w:rFonts w:hint="eastAsia"/>
        </w:rPr>
        <w:t>Change Confirmed</w:t>
      </w:r>
    </w:p>
  </w:comment>
  <w:comment w:id="36" w:author="Editor" w:date="2026-01-21T15:50:00Z" w:initials="AW">
    <w:p w14:paraId="03845F33" w14:textId="77777777" w:rsidR="00F566A2" w:rsidRDefault="00F566A2" w:rsidP="00F566A2">
      <w:pPr>
        <w:pStyle w:val="af3"/>
        <w:rPr>
          <w:rFonts w:hint="eastAsia"/>
        </w:rPr>
      </w:pPr>
      <w:r>
        <w:rPr>
          <w:rStyle w:val="af2"/>
        </w:rPr>
        <w:annotationRef/>
      </w:r>
      <w:r>
        <w:t>This part was set as the table caption, while other sentences were moved to the plain text. Please check and confirm, thank you.</w:t>
      </w:r>
    </w:p>
  </w:comment>
  <w:comment w:id="37" w:author="Cheng, Zhiyu" w:date="2026-01-22T16:59:00Z" w:initials="ZC">
    <w:p w14:paraId="7D4A69EA" w14:textId="7DBC035C" w:rsidR="00DB534F" w:rsidRDefault="00DB534F">
      <w:pPr>
        <w:pStyle w:val="af3"/>
        <w:rPr>
          <w:rFonts w:hint="eastAsia"/>
        </w:rPr>
      </w:pPr>
      <w:r>
        <w:rPr>
          <w:rStyle w:val="af2"/>
          <w:rFonts w:hint="eastAsia"/>
        </w:rPr>
        <w:annotationRef/>
      </w:r>
      <w:r>
        <w:rPr>
          <w:rFonts w:hint="eastAsia"/>
        </w:rPr>
        <w:t>Change Confirmed</w:t>
      </w:r>
    </w:p>
  </w:comment>
  <w:comment w:id="38" w:author="Editor" w:date="2026-01-21T15:54:00Z" w:initials="AW">
    <w:p w14:paraId="42A42E16" w14:textId="2DBDAB9D" w:rsidR="00D266D1" w:rsidRDefault="00D266D1" w:rsidP="00D266D1">
      <w:pPr>
        <w:pStyle w:val="af3"/>
        <w:rPr>
          <w:rFonts w:hint="eastAsia"/>
        </w:rPr>
      </w:pPr>
      <w:r>
        <w:rPr>
          <w:rStyle w:val="af2"/>
        </w:rPr>
        <w:annotationRef/>
      </w:r>
      <w:r>
        <w:rPr>
          <w:noProof/>
        </w:rPr>
        <w:drawing>
          <wp:inline distT="0" distB="0" distL="0" distR="0" wp14:anchorId="606D5EAE" wp14:editId="74C8F126">
            <wp:extent cx="3885714" cy="1114286"/>
            <wp:effectExtent l="0" t="0" r="635" b="0"/>
            <wp:docPr id="2119328252" name="Picture 17"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328252" name="Picture 2119328252" descr="Image"/>
                    <pic:cNvPicPr/>
                  </pic:nvPicPr>
                  <pic:blipFill>
                    <a:blip r:embed="rId16">
                      <a:extLst>
                        <a:ext uri="{28A0092B-C50C-407E-A947-70E740481C1C}">
                          <a14:useLocalDpi xmlns:a14="http://schemas.microsoft.com/office/drawing/2010/main" val="0"/>
                        </a:ext>
                      </a:extLst>
                    </a:blip>
                    <a:stretch>
                      <a:fillRect/>
                    </a:stretch>
                  </pic:blipFill>
                  <pic:spPr>
                    <a:xfrm>
                      <a:off x="0" y="0"/>
                      <a:ext cx="3885714" cy="1114286"/>
                    </a:xfrm>
                    <a:prstGeom prst="rect">
                      <a:avLst/>
                    </a:prstGeom>
                  </pic:spPr>
                </pic:pic>
              </a:graphicData>
            </a:graphic>
          </wp:inline>
        </w:drawing>
      </w:r>
    </w:p>
  </w:comment>
  <w:comment w:id="39" w:author="Cheng, Zhiyu" w:date="2026-01-22T16:59:00Z" w:initials="ZC">
    <w:p w14:paraId="30D9CC3F" w14:textId="46620D9D" w:rsidR="00DB534F" w:rsidRDefault="00DB534F">
      <w:pPr>
        <w:pStyle w:val="af3"/>
        <w:rPr>
          <w:rFonts w:hint="eastAsia"/>
        </w:rPr>
      </w:pPr>
      <w:r>
        <w:rPr>
          <w:rStyle w:val="af2"/>
          <w:rFonts w:hint="eastAsia"/>
        </w:rPr>
        <w:annotationRef/>
      </w:r>
      <w:r>
        <w:rPr>
          <w:rFonts w:hint="eastAsia"/>
        </w:rPr>
        <w:t>Change Confirmed</w:t>
      </w:r>
    </w:p>
  </w:comment>
  <w:comment w:id="40" w:author="Editor" w:date="2026-01-21T15:59:00Z" w:initials="AW">
    <w:p w14:paraId="319A9C37" w14:textId="61FD187D" w:rsidR="00D266D1" w:rsidRDefault="00D266D1" w:rsidP="00D266D1">
      <w:pPr>
        <w:pStyle w:val="af3"/>
        <w:rPr>
          <w:rFonts w:hint="eastAsia"/>
        </w:rPr>
      </w:pPr>
      <w:r>
        <w:rPr>
          <w:rStyle w:val="af2"/>
        </w:rPr>
        <w:annotationRef/>
      </w:r>
      <w:r>
        <w:rPr>
          <w:noProof/>
        </w:rPr>
        <w:drawing>
          <wp:inline distT="0" distB="0" distL="0" distR="0" wp14:anchorId="45A14E73" wp14:editId="112695DB">
            <wp:extent cx="5274310" cy="1364615"/>
            <wp:effectExtent l="0" t="0" r="2540" b="6985"/>
            <wp:docPr id="1524829182" name="Picture 18"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829182" name="Picture 1524829182" descr="Image"/>
                    <pic:cNvPicPr/>
                  </pic:nvPicPr>
                  <pic:blipFill>
                    <a:blip r:embed="rId17">
                      <a:extLst>
                        <a:ext uri="{28A0092B-C50C-407E-A947-70E740481C1C}">
                          <a14:useLocalDpi xmlns:a14="http://schemas.microsoft.com/office/drawing/2010/main" val="0"/>
                        </a:ext>
                      </a:extLst>
                    </a:blip>
                    <a:stretch>
                      <a:fillRect/>
                    </a:stretch>
                  </pic:blipFill>
                  <pic:spPr>
                    <a:xfrm>
                      <a:off x="0" y="0"/>
                      <a:ext cx="5274310" cy="1364615"/>
                    </a:xfrm>
                    <a:prstGeom prst="rect">
                      <a:avLst/>
                    </a:prstGeom>
                  </pic:spPr>
                </pic:pic>
              </a:graphicData>
            </a:graphic>
          </wp:inline>
        </w:drawing>
      </w:r>
    </w:p>
  </w:comment>
  <w:comment w:id="41" w:author="Cheng, Zhiyu" w:date="2026-01-22T16:59:00Z" w:initials="ZC">
    <w:p w14:paraId="3AB10F89" w14:textId="672728D6" w:rsidR="00DB534F" w:rsidRDefault="00DB534F">
      <w:pPr>
        <w:pStyle w:val="af3"/>
        <w:rPr>
          <w:rFonts w:hint="eastAsia"/>
        </w:rPr>
      </w:pPr>
      <w:r>
        <w:rPr>
          <w:rStyle w:val="af2"/>
          <w:rFonts w:hint="eastAsia"/>
        </w:rPr>
        <w:annotationRef/>
      </w:r>
      <w:r>
        <w:rPr>
          <w:rFonts w:hint="eastAsia"/>
        </w:rPr>
        <w:t>Change Confirmed</w:t>
      </w:r>
    </w:p>
  </w:comment>
  <w:comment w:id="47" w:author="Editor" w:date="2026-01-09T13:32:00Z" w:initials="AW">
    <w:p w14:paraId="6843C261" w14:textId="77777777" w:rsidR="00B76B80" w:rsidRDefault="00B76B80" w:rsidP="00B76B80">
      <w:pPr>
        <w:pStyle w:val="af3"/>
        <w:rPr>
          <w:rFonts w:hint="eastAsia"/>
        </w:rPr>
      </w:pPr>
      <w:r>
        <w:rPr>
          <w:rStyle w:val="af2"/>
        </w:rPr>
        <w:annotationRef/>
      </w:r>
      <w:r>
        <w:rPr>
          <w:b/>
          <w:bCs/>
          <w:color w:val="222632"/>
          <w:highlight w:val="white"/>
        </w:rPr>
        <w:t xml:space="preserve">The 14 </w:t>
      </w:r>
      <w:proofErr w:type="spellStart"/>
      <w:r>
        <w:rPr>
          <w:b/>
          <w:bCs/>
          <w:color w:val="222632"/>
          <w:highlight w:val="white"/>
        </w:rPr>
        <w:t>CRediT</w:t>
      </w:r>
      <w:proofErr w:type="spellEnd"/>
      <w:r>
        <w:rPr>
          <w:b/>
          <w:bCs/>
          <w:color w:val="222632"/>
          <w:highlight w:val="white"/>
        </w:rPr>
        <w:t xml:space="preserve"> Contributor Roles:</w:t>
      </w:r>
    </w:p>
    <w:p w14:paraId="0A84EB9E" w14:textId="77777777" w:rsidR="00B76B80" w:rsidRDefault="00B76B80" w:rsidP="00B76B80">
      <w:pPr>
        <w:pStyle w:val="af3"/>
        <w:rPr>
          <w:rFonts w:hint="eastAsia"/>
        </w:rPr>
      </w:pPr>
      <w:r>
        <w:t>Conceptualization</w:t>
      </w:r>
    </w:p>
    <w:p w14:paraId="284FC0DA" w14:textId="77777777" w:rsidR="00B76B80" w:rsidRDefault="00B76B80" w:rsidP="00B76B80">
      <w:pPr>
        <w:pStyle w:val="af3"/>
        <w:rPr>
          <w:rFonts w:hint="eastAsia"/>
        </w:rPr>
      </w:pPr>
      <w:r>
        <w:t>Data curation</w:t>
      </w:r>
    </w:p>
    <w:p w14:paraId="16A6245E" w14:textId="77777777" w:rsidR="00B76B80" w:rsidRDefault="00B76B80" w:rsidP="00B76B80">
      <w:pPr>
        <w:pStyle w:val="af3"/>
        <w:rPr>
          <w:rFonts w:hint="eastAsia"/>
        </w:rPr>
      </w:pPr>
      <w:r>
        <w:t>Formal analysis</w:t>
      </w:r>
    </w:p>
    <w:p w14:paraId="7ECDF453" w14:textId="77777777" w:rsidR="00B76B80" w:rsidRDefault="00B76B80" w:rsidP="00B76B80">
      <w:pPr>
        <w:pStyle w:val="af3"/>
        <w:rPr>
          <w:rFonts w:hint="eastAsia"/>
        </w:rPr>
      </w:pPr>
      <w:r>
        <w:t>Funding acquisition</w:t>
      </w:r>
    </w:p>
    <w:p w14:paraId="3E230D9D" w14:textId="77777777" w:rsidR="00B76B80" w:rsidRDefault="00B76B80" w:rsidP="00B76B80">
      <w:pPr>
        <w:pStyle w:val="af3"/>
        <w:rPr>
          <w:rFonts w:hint="eastAsia"/>
        </w:rPr>
      </w:pPr>
      <w:r>
        <w:t>Investigation</w:t>
      </w:r>
    </w:p>
    <w:p w14:paraId="61CE0471" w14:textId="77777777" w:rsidR="00B76B80" w:rsidRDefault="00B76B80" w:rsidP="00B76B80">
      <w:pPr>
        <w:pStyle w:val="af3"/>
        <w:rPr>
          <w:rFonts w:hint="eastAsia"/>
        </w:rPr>
      </w:pPr>
      <w:r>
        <w:t>Methodology</w:t>
      </w:r>
    </w:p>
    <w:p w14:paraId="378D5D09" w14:textId="77777777" w:rsidR="00B76B80" w:rsidRDefault="00B76B80" w:rsidP="00B76B80">
      <w:pPr>
        <w:pStyle w:val="af3"/>
        <w:rPr>
          <w:rFonts w:hint="eastAsia"/>
        </w:rPr>
      </w:pPr>
      <w:r>
        <w:t>Project administration</w:t>
      </w:r>
    </w:p>
    <w:p w14:paraId="4536F105" w14:textId="77777777" w:rsidR="00B76B80" w:rsidRDefault="00B76B80" w:rsidP="00B76B80">
      <w:pPr>
        <w:pStyle w:val="af3"/>
        <w:rPr>
          <w:rFonts w:hint="eastAsia"/>
        </w:rPr>
      </w:pPr>
      <w:r>
        <w:t>Resources</w:t>
      </w:r>
    </w:p>
    <w:p w14:paraId="67C922FB" w14:textId="77777777" w:rsidR="00B76B80" w:rsidRDefault="00B76B80" w:rsidP="00B76B80">
      <w:pPr>
        <w:pStyle w:val="af3"/>
        <w:rPr>
          <w:rFonts w:hint="eastAsia"/>
        </w:rPr>
      </w:pPr>
      <w:r>
        <w:t>Software</w:t>
      </w:r>
    </w:p>
    <w:p w14:paraId="2A4FF30B" w14:textId="77777777" w:rsidR="00B76B80" w:rsidRDefault="00B76B80" w:rsidP="00B76B80">
      <w:pPr>
        <w:pStyle w:val="af3"/>
        <w:rPr>
          <w:rFonts w:hint="eastAsia"/>
        </w:rPr>
      </w:pPr>
      <w:r>
        <w:t>Supervision</w:t>
      </w:r>
    </w:p>
    <w:p w14:paraId="582BAA23" w14:textId="77777777" w:rsidR="00B76B80" w:rsidRDefault="00B76B80" w:rsidP="00B76B80">
      <w:pPr>
        <w:pStyle w:val="af3"/>
        <w:rPr>
          <w:rFonts w:hint="eastAsia"/>
        </w:rPr>
      </w:pPr>
      <w:r>
        <w:t>Validation</w:t>
      </w:r>
    </w:p>
    <w:p w14:paraId="1E2AE2F3" w14:textId="77777777" w:rsidR="00B76B80" w:rsidRDefault="00B76B80" w:rsidP="00B76B80">
      <w:pPr>
        <w:pStyle w:val="af3"/>
        <w:rPr>
          <w:rFonts w:hint="eastAsia"/>
        </w:rPr>
      </w:pPr>
      <w:r>
        <w:t>Visualization</w:t>
      </w:r>
    </w:p>
    <w:p w14:paraId="6E513CC5" w14:textId="77777777" w:rsidR="00B76B80" w:rsidRDefault="00B76B80" w:rsidP="00B76B80">
      <w:pPr>
        <w:pStyle w:val="af3"/>
        <w:rPr>
          <w:rFonts w:hint="eastAsia"/>
        </w:rPr>
      </w:pPr>
      <w:r>
        <w:t>Writing - original draft</w:t>
      </w:r>
    </w:p>
    <w:p w14:paraId="3D95501F" w14:textId="77777777" w:rsidR="00B76B80" w:rsidRDefault="00B76B80" w:rsidP="00B76B80">
      <w:pPr>
        <w:pStyle w:val="af3"/>
        <w:rPr>
          <w:rFonts w:hint="eastAsia"/>
        </w:rPr>
      </w:pPr>
      <w:r>
        <w:t>Writing - review &amp; editing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BD2B7F" w15:done="0"/>
  <w15:commentEx w15:paraId="7417645B" w15:paraIdParent="47BD2B7F" w15:done="0"/>
  <w15:commentEx w15:paraId="40290CAE" w15:done="0"/>
  <w15:commentEx w15:paraId="5BFECD60" w15:paraIdParent="40290CAE" w15:done="0"/>
  <w15:commentEx w15:paraId="410F6177" w15:done="0"/>
  <w15:commentEx w15:paraId="513B0FEA" w15:paraIdParent="410F6177" w15:done="0"/>
  <w15:commentEx w15:paraId="3FE54C42" w15:done="0"/>
  <w15:commentEx w15:paraId="596AC501" w15:paraIdParent="3FE54C42" w15:done="0"/>
  <w15:commentEx w15:paraId="7448E6CC" w15:done="0"/>
  <w15:commentEx w15:paraId="5554C2C4" w15:paraIdParent="7448E6CC" w15:done="0"/>
  <w15:commentEx w15:paraId="1D2E73AF" w15:done="0"/>
  <w15:commentEx w15:paraId="51030F77" w15:paraIdParent="1D2E73AF" w15:done="0"/>
  <w15:commentEx w15:paraId="1547CF0B" w15:done="0"/>
  <w15:commentEx w15:paraId="67B8539D" w15:paraIdParent="1547CF0B" w15:done="0"/>
  <w15:commentEx w15:paraId="04EB4F68" w15:done="0"/>
  <w15:commentEx w15:paraId="6D5AE046" w15:paraIdParent="04EB4F68" w15:done="0"/>
  <w15:commentEx w15:paraId="5749AA70" w15:done="0"/>
  <w15:commentEx w15:paraId="48DA6928" w15:paraIdParent="5749AA70" w15:done="0"/>
  <w15:commentEx w15:paraId="0E32A54F" w15:done="0"/>
  <w15:commentEx w15:paraId="39A71D50" w15:paraIdParent="0E32A54F" w15:done="0"/>
  <w15:commentEx w15:paraId="6311C02D" w15:done="0"/>
  <w15:commentEx w15:paraId="22C3D47B" w15:paraIdParent="6311C02D" w15:done="0"/>
  <w15:commentEx w15:paraId="6E95F472" w15:done="0"/>
  <w15:commentEx w15:paraId="3B704D73" w15:paraIdParent="6E95F472" w15:done="0"/>
  <w15:commentEx w15:paraId="0857FF6B" w15:done="0"/>
  <w15:commentEx w15:paraId="362BA71B" w15:paraIdParent="0857FF6B" w15:done="0"/>
  <w15:commentEx w15:paraId="63D17C85" w15:done="0"/>
  <w15:commentEx w15:paraId="5A8C17D6" w15:paraIdParent="63D17C85" w15:done="0"/>
  <w15:commentEx w15:paraId="00AF9826" w15:done="0"/>
  <w15:commentEx w15:paraId="354C5A6F" w15:paraIdParent="00AF9826" w15:done="0"/>
  <w15:commentEx w15:paraId="6DF7EAC3" w15:done="0"/>
  <w15:commentEx w15:paraId="28918D08" w15:paraIdParent="6DF7EAC3" w15:done="0"/>
  <w15:commentEx w15:paraId="774682D7" w15:done="0"/>
  <w15:commentEx w15:paraId="0D42C4FB" w15:paraIdParent="774682D7" w15:done="0"/>
  <w15:commentEx w15:paraId="03845F33" w15:done="0"/>
  <w15:commentEx w15:paraId="7D4A69EA" w15:paraIdParent="03845F33" w15:done="0"/>
  <w15:commentEx w15:paraId="42A42E16" w15:done="0"/>
  <w15:commentEx w15:paraId="30D9CC3F" w15:paraIdParent="42A42E16" w15:done="0"/>
  <w15:commentEx w15:paraId="319A9C37" w15:done="0"/>
  <w15:commentEx w15:paraId="3AB10F89" w15:paraIdParent="319A9C37" w15:done="0"/>
  <w15:commentEx w15:paraId="3D95501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F8780F2" w16cex:dateUtc="2026-01-21T06:31:00Z"/>
  <w16cex:commentExtensible w16cex:durableId="24BEA776" w16cex:dateUtc="2026-01-22T21:54:00Z"/>
  <w16cex:commentExtensible w16cex:durableId="1A27FED1" w16cex:dateUtc="2026-01-21T06:31:00Z"/>
  <w16cex:commentExtensible w16cex:durableId="34AADD32" w16cex:dateUtc="2026-01-22T21:55:00Z"/>
  <w16cex:commentExtensible w16cex:durableId="323FAA51" w16cex:dateUtc="2026-01-21T06:33:00Z"/>
  <w16cex:commentExtensible w16cex:durableId="02AD8E2D" w16cex:dateUtc="2026-01-22T21:55:00Z"/>
  <w16cex:commentExtensible w16cex:durableId="572334DA" w16cex:dateUtc="2026-01-21T06:32:00Z"/>
  <w16cex:commentExtensible w16cex:durableId="0EA5DAC4" w16cex:dateUtc="2026-01-22T21:55:00Z"/>
  <w16cex:commentExtensible w16cex:durableId="091E10A2" w16cex:dateUtc="2026-01-21T06:32:00Z"/>
  <w16cex:commentExtensible w16cex:durableId="22621237" w16cex:dateUtc="2026-01-22T21:55:00Z"/>
  <w16cex:commentExtensible w16cex:durableId="40853012" w16cex:dateUtc="2026-01-21T06:32:00Z"/>
  <w16cex:commentExtensible w16cex:durableId="12A0940C" w16cex:dateUtc="2026-01-22T21:55:00Z"/>
  <w16cex:commentExtensible w16cex:durableId="10BA83F2" w16cex:dateUtc="2026-01-21T06:39:00Z"/>
  <w16cex:commentExtensible w16cex:durableId="137DC6AD" w16cex:dateUtc="2026-01-22T21:56:00Z"/>
  <w16cex:commentExtensible w16cex:durableId="154B3583" w16cex:dateUtc="2026-01-21T07:04:00Z"/>
  <w16cex:commentExtensible w16cex:durableId="19440C43" w16cex:dateUtc="2026-01-22T21:56:00Z"/>
  <w16cex:commentExtensible w16cex:durableId="75E3520F" w16cex:dateUtc="2026-01-21T07:16:00Z"/>
  <w16cex:commentExtensible w16cex:durableId="7E68C081" w16cex:dateUtc="2026-01-22T21:57:00Z"/>
  <w16cex:commentExtensible w16cex:durableId="06C3A843" w16cex:dateUtc="2026-01-21T07:20:00Z"/>
  <w16cex:commentExtensible w16cex:durableId="119031DB" w16cex:dateUtc="2026-01-22T21:58:00Z"/>
  <w16cex:commentExtensible w16cex:durableId="38B57D97" w16cex:dateUtc="2026-01-21T07:26:00Z"/>
  <w16cex:commentExtensible w16cex:durableId="57F12690" w16cex:dateUtc="2026-01-22T21:58:00Z"/>
  <w16cex:commentExtensible w16cex:durableId="63880307" w16cex:dateUtc="2026-01-21T07:31:00Z"/>
  <w16cex:commentExtensible w16cex:durableId="0EF005DC" w16cex:dateUtc="2026-01-22T21:59:00Z"/>
  <w16cex:commentExtensible w16cex:durableId="60A4290F" w16cex:dateUtc="2026-01-21T07:32:00Z"/>
  <w16cex:commentExtensible w16cex:durableId="471D1EEB" w16cex:dateUtc="2026-01-22T21:59:00Z"/>
  <w16cex:commentExtensible w16cex:durableId="702781BE" w16cex:dateUtc="2026-01-21T07:33:00Z"/>
  <w16cex:commentExtensible w16cex:durableId="72D9A166" w16cex:dateUtc="2026-01-22T21:59:00Z"/>
  <w16cex:commentExtensible w16cex:durableId="30A98117" w16cex:dateUtc="2026-01-21T07:33:00Z"/>
  <w16cex:commentExtensible w16cex:durableId="32B728E1" w16cex:dateUtc="2026-01-22T21:59:00Z"/>
  <w16cex:commentExtensible w16cex:durableId="4573F967" w16cex:dateUtc="2026-01-21T07:35:00Z"/>
  <w16cex:commentExtensible w16cex:durableId="7AD4A4E7" w16cex:dateUtc="2026-01-22T21:59:00Z"/>
  <w16cex:commentExtensible w16cex:durableId="76A937DA" w16cex:dateUtc="2026-01-21T07:44:00Z"/>
  <w16cex:commentExtensible w16cex:durableId="77F188DD" w16cex:dateUtc="2026-01-22T21:59:00Z"/>
  <w16cex:commentExtensible w16cex:durableId="64AACBBB" w16cex:dateUtc="2026-01-21T07:50:00Z"/>
  <w16cex:commentExtensible w16cex:durableId="4EF968A5" w16cex:dateUtc="2026-01-22T21:59:00Z"/>
  <w16cex:commentExtensible w16cex:durableId="478F89A4" w16cex:dateUtc="2026-01-21T07:54:00Z"/>
  <w16cex:commentExtensible w16cex:durableId="240120E8" w16cex:dateUtc="2026-01-22T21:59:00Z"/>
  <w16cex:commentExtensible w16cex:durableId="66B04278" w16cex:dateUtc="2026-01-21T07:59:00Z"/>
  <w16cex:commentExtensible w16cex:durableId="6363DD34" w16cex:dateUtc="2026-01-22T21:59:00Z"/>
  <w16cex:commentExtensible w16cex:durableId="0AAFD52D" w16cex:dateUtc="2026-01-09T0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BD2B7F" w16cid:durableId="0F8780F2"/>
  <w16cid:commentId w16cid:paraId="7417645B" w16cid:durableId="24BEA776"/>
  <w16cid:commentId w16cid:paraId="40290CAE" w16cid:durableId="1A27FED1"/>
  <w16cid:commentId w16cid:paraId="5BFECD60" w16cid:durableId="34AADD32"/>
  <w16cid:commentId w16cid:paraId="410F6177" w16cid:durableId="323FAA51"/>
  <w16cid:commentId w16cid:paraId="513B0FEA" w16cid:durableId="02AD8E2D"/>
  <w16cid:commentId w16cid:paraId="3FE54C42" w16cid:durableId="572334DA"/>
  <w16cid:commentId w16cid:paraId="596AC501" w16cid:durableId="0EA5DAC4"/>
  <w16cid:commentId w16cid:paraId="7448E6CC" w16cid:durableId="091E10A2"/>
  <w16cid:commentId w16cid:paraId="5554C2C4" w16cid:durableId="22621237"/>
  <w16cid:commentId w16cid:paraId="1D2E73AF" w16cid:durableId="40853012"/>
  <w16cid:commentId w16cid:paraId="51030F77" w16cid:durableId="12A0940C"/>
  <w16cid:commentId w16cid:paraId="1547CF0B" w16cid:durableId="10BA83F2"/>
  <w16cid:commentId w16cid:paraId="67B8539D" w16cid:durableId="137DC6AD"/>
  <w16cid:commentId w16cid:paraId="04EB4F68" w16cid:durableId="154B3583"/>
  <w16cid:commentId w16cid:paraId="6D5AE046" w16cid:durableId="19440C43"/>
  <w16cid:commentId w16cid:paraId="5749AA70" w16cid:durableId="75E3520F"/>
  <w16cid:commentId w16cid:paraId="48DA6928" w16cid:durableId="7E68C081"/>
  <w16cid:commentId w16cid:paraId="0E32A54F" w16cid:durableId="06C3A843"/>
  <w16cid:commentId w16cid:paraId="39A71D50" w16cid:durableId="119031DB"/>
  <w16cid:commentId w16cid:paraId="6311C02D" w16cid:durableId="38B57D97"/>
  <w16cid:commentId w16cid:paraId="22C3D47B" w16cid:durableId="57F12690"/>
  <w16cid:commentId w16cid:paraId="6E95F472" w16cid:durableId="63880307"/>
  <w16cid:commentId w16cid:paraId="3B704D73" w16cid:durableId="0EF005DC"/>
  <w16cid:commentId w16cid:paraId="0857FF6B" w16cid:durableId="60A4290F"/>
  <w16cid:commentId w16cid:paraId="362BA71B" w16cid:durableId="471D1EEB"/>
  <w16cid:commentId w16cid:paraId="63D17C85" w16cid:durableId="702781BE"/>
  <w16cid:commentId w16cid:paraId="5A8C17D6" w16cid:durableId="72D9A166"/>
  <w16cid:commentId w16cid:paraId="00AF9826" w16cid:durableId="30A98117"/>
  <w16cid:commentId w16cid:paraId="354C5A6F" w16cid:durableId="32B728E1"/>
  <w16cid:commentId w16cid:paraId="6DF7EAC3" w16cid:durableId="4573F967"/>
  <w16cid:commentId w16cid:paraId="28918D08" w16cid:durableId="7AD4A4E7"/>
  <w16cid:commentId w16cid:paraId="774682D7" w16cid:durableId="76A937DA"/>
  <w16cid:commentId w16cid:paraId="0D42C4FB" w16cid:durableId="77F188DD"/>
  <w16cid:commentId w16cid:paraId="03845F33" w16cid:durableId="64AACBBB"/>
  <w16cid:commentId w16cid:paraId="7D4A69EA" w16cid:durableId="4EF968A5"/>
  <w16cid:commentId w16cid:paraId="42A42E16" w16cid:durableId="478F89A4"/>
  <w16cid:commentId w16cid:paraId="30D9CC3F" w16cid:durableId="240120E8"/>
  <w16cid:commentId w16cid:paraId="319A9C37" w16cid:durableId="66B04278"/>
  <w16cid:commentId w16cid:paraId="3AB10F89" w16cid:durableId="6363DD34"/>
  <w16cid:commentId w16cid:paraId="3D95501F" w16cid:durableId="0AAFD52D"/>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7B86BF" w14:textId="77777777" w:rsidR="00717A73" w:rsidRDefault="00717A73" w:rsidP="00EB3E71">
      <w:pPr>
        <w:rPr>
          <w:rFonts w:hint="eastAsia"/>
        </w:rPr>
      </w:pPr>
      <w:r>
        <w:separator/>
      </w:r>
    </w:p>
  </w:endnote>
  <w:endnote w:type="continuationSeparator" w:id="0">
    <w:p w14:paraId="360376DA" w14:textId="77777777" w:rsidR="00717A73" w:rsidRDefault="00717A73" w:rsidP="00EB3E7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Microsoft YaHei">
    <w:altName w:val="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Helvetica">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42018204"/>
      <w:docPartObj>
        <w:docPartGallery w:val="Page Numbers (Bottom of Page)"/>
        <w:docPartUnique/>
      </w:docPartObj>
    </w:sdtPr>
    <w:sdtEndPr>
      <w:rPr>
        <w:rFonts w:ascii="Times New Roman" w:hAnsi="Times New Roman" w:cs="Times New Roman"/>
        <w:noProof/>
      </w:rPr>
    </w:sdtEndPr>
    <w:sdtContent>
      <w:p w14:paraId="01C09907" w14:textId="3DDBD739" w:rsidR="00603EDB" w:rsidRPr="000563CB" w:rsidRDefault="00603EDB" w:rsidP="000563CB">
        <w:pPr>
          <w:pStyle w:val="a5"/>
          <w:jc w:val="center"/>
          <w:rPr>
            <w:rFonts w:ascii="Times New Roman" w:hAnsi="Times New Roman" w:cs="Times New Roman"/>
          </w:rPr>
        </w:pPr>
        <w:r w:rsidRPr="00603EDB">
          <w:rPr>
            <w:rFonts w:ascii="Times New Roman" w:hAnsi="Times New Roman" w:cs="Times New Roman"/>
          </w:rPr>
          <w:fldChar w:fldCharType="begin"/>
        </w:r>
        <w:r w:rsidRPr="00603EDB">
          <w:rPr>
            <w:rFonts w:ascii="Times New Roman" w:hAnsi="Times New Roman" w:cs="Times New Roman"/>
          </w:rPr>
          <w:instrText xml:space="preserve"> PAGE   \* MERGEFORMAT </w:instrText>
        </w:r>
        <w:r w:rsidRPr="00603EDB">
          <w:rPr>
            <w:rFonts w:ascii="Times New Roman" w:hAnsi="Times New Roman" w:cs="Times New Roman"/>
          </w:rPr>
          <w:fldChar w:fldCharType="separate"/>
        </w:r>
        <w:r w:rsidRPr="00603EDB">
          <w:rPr>
            <w:rFonts w:ascii="Times New Roman" w:hAnsi="Times New Roman" w:cs="Times New Roman"/>
            <w:noProof/>
          </w:rPr>
          <w:t>2</w:t>
        </w:r>
        <w:r w:rsidRPr="00603EDB">
          <w:rPr>
            <w:rFonts w:ascii="Times New Roman" w:hAnsi="Times New Roman" w:cs="Times New Roman"/>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2ABDD0" w14:textId="77777777" w:rsidR="00717A73" w:rsidRDefault="00717A73" w:rsidP="00EB3E71">
      <w:pPr>
        <w:rPr>
          <w:rFonts w:hint="eastAsia"/>
        </w:rPr>
      </w:pPr>
      <w:r>
        <w:separator/>
      </w:r>
    </w:p>
  </w:footnote>
  <w:footnote w:type="continuationSeparator" w:id="0">
    <w:p w14:paraId="74DD32CE" w14:textId="77777777" w:rsidR="00717A73" w:rsidRDefault="00717A73" w:rsidP="00EB3E71">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5A7075" w14:textId="263463FD" w:rsidR="00520E27" w:rsidRPr="00DD03A0" w:rsidRDefault="00DD03A0" w:rsidP="00DD03A0">
    <w:pPr>
      <w:pStyle w:val="a3"/>
      <w:jc w:val="left"/>
      <w:rPr>
        <w:rFonts w:ascii="Times New Roman" w:hAnsi="Times New Roman" w:cs="Times New Roman"/>
      </w:rPr>
    </w:pPr>
    <w:bookmarkStart w:id="80" w:name="_Hlk202873190"/>
    <w:bookmarkStart w:id="81" w:name="_Hlk202873191"/>
    <w:r w:rsidRPr="00DD03A0">
      <w:rPr>
        <w:rFonts w:ascii="Times New Roman" w:eastAsia="DengXian" w:hAnsi="Times New Roman" w:cs="Times New Roman" w:hint="eastAsia"/>
        <w:szCs w:val="21"/>
      </w:rPr>
      <w:t>Cheng, Z.Y., Peng, C.H., Ding, Y.</w:t>
    </w:r>
    <w:r>
      <w:rPr>
        <w:rFonts w:ascii="Times New Roman" w:eastAsia="DengXian" w:hAnsi="Times New Roman" w:cs="Times New Roman" w:hint="eastAsia"/>
        <w:szCs w:val="21"/>
      </w:rPr>
      <w:t>L.</w:t>
    </w:r>
    <w:r w:rsidRPr="00DD03A0">
      <w:rPr>
        <w:rFonts w:ascii="Times New Roman" w:eastAsia="DengXian" w:hAnsi="Times New Roman" w:cs="Times New Roman"/>
        <w:szCs w:val="21"/>
      </w:rPr>
      <w:t xml:space="preserve">      202</w:t>
    </w:r>
    <w:r w:rsidR="00EE2A91">
      <w:rPr>
        <w:rFonts w:ascii="Times New Roman" w:eastAsia="DengXian" w:hAnsi="Times New Roman" w:cs="Times New Roman" w:hint="eastAsia"/>
        <w:szCs w:val="21"/>
      </w:rPr>
      <w:t>6</w:t>
    </w:r>
    <w:r w:rsidRPr="00DD03A0">
      <w:rPr>
        <w:rFonts w:ascii="Times New Roman" w:eastAsia="DengXian" w:hAnsi="Times New Roman" w:cs="Times New Roman"/>
        <w:szCs w:val="21"/>
      </w:rPr>
      <w:t>, 1(1), xx–xx. doi:10.64187/ain.202</w:t>
    </w:r>
    <w:r w:rsidR="00EE2A91">
      <w:rPr>
        <w:rFonts w:ascii="Times New Roman" w:eastAsia="DengXian" w:hAnsi="Times New Roman" w:cs="Times New Roman" w:hint="eastAsia"/>
        <w:szCs w:val="21"/>
      </w:rPr>
      <w:t>6</w:t>
    </w:r>
    <w:r w:rsidRPr="00DD03A0">
      <w:rPr>
        <w:rFonts w:ascii="Times New Roman" w:eastAsia="DengXian" w:hAnsi="Times New Roman" w:cs="Times New Roman"/>
        <w:szCs w:val="21"/>
      </w:rPr>
      <w:t>010</w:t>
    </w:r>
    <w:bookmarkEnd w:id="80"/>
    <w:bookmarkEnd w:id="81"/>
    <w:r w:rsidRPr="00DD03A0">
      <w:rPr>
        <w:rFonts w:ascii="Times New Roman" w:eastAsia="DengXian" w:hAnsi="Times New Roman" w:cs="Times New Roman"/>
        <w:szCs w:val="21"/>
      </w:rPr>
      <w:t>10</w:t>
    </w:r>
    <w:r w:rsidR="00EE2A91">
      <w:rPr>
        <w:rFonts w:ascii="Times New Roman" w:eastAsia="DengXian" w:hAnsi="Times New Roman" w:cs="Times New Roman" w:hint="eastAsia"/>
        <w:szCs w:val="21"/>
      </w:rPr>
      <w:t>3</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D0521"/>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044F00"/>
    <w:multiLevelType w:val="multilevel"/>
    <w:tmpl w:val="81DC7612"/>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4F73F99"/>
    <w:multiLevelType w:val="multilevel"/>
    <w:tmpl w:val="0BAC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7D230CF"/>
    <w:multiLevelType w:val="hybridMultilevel"/>
    <w:tmpl w:val="406868E4"/>
    <w:lvl w:ilvl="0" w:tplc="FCECADE8">
      <w:start w:val="1"/>
      <w:numFmt w:val="bullet"/>
      <w:lvlText w:val=""/>
      <w:lvlJc w:val="left"/>
      <w:pPr>
        <w:ind w:left="440" w:hanging="440"/>
      </w:pPr>
      <w:rPr>
        <w:rFonts w:ascii="Wingdings" w:hAnsi="Wingdings" w:hint="default"/>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4" w15:restartNumberingAfterBreak="0">
    <w:nsid w:val="38A55AAD"/>
    <w:multiLevelType w:val="multilevel"/>
    <w:tmpl w:val="B2A61274"/>
    <w:lvl w:ilvl="0">
      <w:numFmt w:val="bullet"/>
      <w:lvlText w:val="•"/>
      <w:lvlJc w:val="left"/>
      <w:pPr>
        <w:tabs>
          <w:tab w:val="num" w:pos="720"/>
        </w:tabs>
        <w:ind w:left="720" w:hanging="360"/>
      </w:pPr>
      <w:rPr>
        <w:rFonts w:hint="default"/>
        <w:sz w:val="20"/>
        <w:lang w:val="en-US" w:eastAsia="en-US" w:bidi="ar-SA"/>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9197EA8"/>
    <w:multiLevelType w:val="hybridMultilevel"/>
    <w:tmpl w:val="CC1860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87265295">
    <w:abstractNumId w:val="4"/>
  </w:num>
  <w:num w:numId="2" w16cid:durableId="1889415348">
    <w:abstractNumId w:val="1"/>
  </w:num>
  <w:num w:numId="3" w16cid:durableId="612983199">
    <w:abstractNumId w:val="2"/>
  </w:num>
  <w:num w:numId="4" w16cid:durableId="1106926023">
    <w:abstractNumId w:val="0"/>
  </w:num>
  <w:num w:numId="5" w16cid:durableId="2090302543">
    <w:abstractNumId w:val="3"/>
  </w:num>
  <w:num w:numId="6" w16cid:durableId="1720592302">
    <w:abstractNumId w:val="5"/>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itor">
    <w15:presenceInfo w15:providerId="None" w15:userId="Editor"/>
  </w15:person>
  <w15:person w15:author="Cheng, Zhiyu">
    <w15:presenceInfo w15:providerId="AD" w15:userId="S::G27197941@gwu.edu::f260ac87-6c1b-40a4-a8ed-704f488f941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oNotDisplayPageBoundaries/>
  <w:bordersDoNotSurroundHeader/>
  <w:bordersDoNotSurroundFooter/>
  <w:proofState w:spelling="clean" w:grammar="clean"/>
  <w:trackRevisions/>
  <w:defaultTabStop w:val="420"/>
  <w:drawingGridHorizontalSpacing w:val="105"/>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641E"/>
    <w:rsid w:val="000203A1"/>
    <w:rsid w:val="00034F36"/>
    <w:rsid w:val="00041FFA"/>
    <w:rsid w:val="00046465"/>
    <w:rsid w:val="000563CB"/>
    <w:rsid w:val="00057F77"/>
    <w:rsid w:val="00060A4F"/>
    <w:rsid w:val="00065A1B"/>
    <w:rsid w:val="00070053"/>
    <w:rsid w:val="00073F58"/>
    <w:rsid w:val="000C723A"/>
    <w:rsid w:val="000C7990"/>
    <w:rsid w:val="000D13DA"/>
    <w:rsid w:val="000E7AF8"/>
    <w:rsid w:val="001251DC"/>
    <w:rsid w:val="001319BE"/>
    <w:rsid w:val="0013750A"/>
    <w:rsid w:val="001473E3"/>
    <w:rsid w:val="001641F2"/>
    <w:rsid w:val="00164E15"/>
    <w:rsid w:val="0017539F"/>
    <w:rsid w:val="00180B0E"/>
    <w:rsid w:val="00187852"/>
    <w:rsid w:val="0019078A"/>
    <w:rsid w:val="00197BDA"/>
    <w:rsid w:val="001B08F4"/>
    <w:rsid w:val="001B0A1B"/>
    <w:rsid w:val="001B1784"/>
    <w:rsid w:val="001B2CCA"/>
    <w:rsid w:val="001C031C"/>
    <w:rsid w:val="001E3D11"/>
    <w:rsid w:val="001F04A2"/>
    <w:rsid w:val="001F650D"/>
    <w:rsid w:val="001F654C"/>
    <w:rsid w:val="00206009"/>
    <w:rsid w:val="0022763F"/>
    <w:rsid w:val="00241AD4"/>
    <w:rsid w:val="00246FCB"/>
    <w:rsid w:val="002605E8"/>
    <w:rsid w:val="00272538"/>
    <w:rsid w:val="00281396"/>
    <w:rsid w:val="0029440B"/>
    <w:rsid w:val="002966F6"/>
    <w:rsid w:val="002A5257"/>
    <w:rsid w:val="002B233E"/>
    <w:rsid w:val="002E331A"/>
    <w:rsid w:val="002E375D"/>
    <w:rsid w:val="00347C7A"/>
    <w:rsid w:val="00351F06"/>
    <w:rsid w:val="0035573B"/>
    <w:rsid w:val="003661D6"/>
    <w:rsid w:val="00386196"/>
    <w:rsid w:val="00386ADD"/>
    <w:rsid w:val="003A79DD"/>
    <w:rsid w:val="003C117D"/>
    <w:rsid w:val="003E22AF"/>
    <w:rsid w:val="003E41E7"/>
    <w:rsid w:val="003F2605"/>
    <w:rsid w:val="00410680"/>
    <w:rsid w:val="00416187"/>
    <w:rsid w:val="00427A27"/>
    <w:rsid w:val="00432464"/>
    <w:rsid w:val="00434360"/>
    <w:rsid w:val="004345E7"/>
    <w:rsid w:val="00440660"/>
    <w:rsid w:val="00445A7F"/>
    <w:rsid w:val="0045058C"/>
    <w:rsid w:val="0049368D"/>
    <w:rsid w:val="00495785"/>
    <w:rsid w:val="004A3CEA"/>
    <w:rsid w:val="004A4EFF"/>
    <w:rsid w:val="004A5723"/>
    <w:rsid w:val="004B64CD"/>
    <w:rsid w:val="004E2717"/>
    <w:rsid w:val="00514F25"/>
    <w:rsid w:val="00520E27"/>
    <w:rsid w:val="005243D7"/>
    <w:rsid w:val="00524FD4"/>
    <w:rsid w:val="00566429"/>
    <w:rsid w:val="00583361"/>
    <w:rsid w:val="005C29AE"/>
    <w:rsid w:val="005D137D"/>
    <w:rsid w:val="005F09DF"/>
    <w:rsid w:val="00603EDB"/>
    <w:rsid w:val="0061140B"/>
    <w:rsid w:val="00616EA5"/>
    <w:rsid w:val="0064628F"/>
    <w:rsid w:val="00651AC7"/>
    <w:rsid w:val="00672209"/>
    <w:rsid w:val="006735D9"/>
    <w:rsid w:val="006A1D54"/>
    <w:rsid w:val="006B458C"/>
    <w:rsid w:val="006C27D4"/>
    <w:rsid w:val="006E1B83"/>
    <w:rsid w:val="006E4CC8"/>
    <w:rsid w:val="006F35D8"/>
    <w:rsid w:val="00707E30"/>
    <w:rsid w:val="00716F4B"/>
    <w:rsid w:val="00717A73"/>
    <w:rsid w:val="00722914"/>
    <w:rsid w:val="00726706"/>
    <w:rsid w:val="00764271"/>
    <w:rsid w:val="007711FE"/>
    <w:rsid w:val="00790E52"/>
    <w:rsid w:val="007A2DD7"/>
    <w:rsid w:val="007B4803"/>
    <w:rsid w:val="007C1A57"/>
    <w:rsid w:val="007D24F3"/>
    <w:rsid w:val="007D2C30"/>
    <w:rsid w:val="007E251F"/>
    <w:rsid w:val="007E7D4A"/>
    <w:rsid w:val="007F28C0"/>
    <w:rsid w:val="007F6E88"/>
    <w:rsid w:val="008005E2"/>
    <w:rsid w:val="0080747C"/>
    <w:rsid w:val="00814201"/>
    <w:rsid w:val="00834615"/>
    <w:rsid w:val="00835064"/>
    <w:rsid w:val="0084091C"/>
    <w:rsid w:val="00850C88"/>
    <w:rsid w:val="00851AEC"/>
    <w:rsid w:val="00854C50"/>
    <w:rsid w:val="0088476D"/>
    <w:rsid w:val="008936FE"/>
    <w:rsid w:val="00896415"/>
    <w:rsid w:val="008A70C2"/>
    <w:rsid w:val="008B5AEC"/>
    <w:rsid w:val="008C5D31"/>
    <w:rsid w:val="008F541F"/>
    <w:rsid w:val="0091753C"/>
    <w:rsid w:val="00921E92"/>
    <w:rsid w:val="00941BB4"/>
    <w:rsid w:val="00946248"/>
    <w:rsid w:val="009627E7"/>
    <w:rsid w:val="009872CF"/>
    <w:rsid w:val="00987302"/>
    <w:rsid w:val="009A0395"/>
    <w:rsid w:val="009A5BB6"/>
    <w:rsid w:val="009B1AE7"/>
    <w:rsid w:val="009B2C3D"/>
    <w:rsid w:val="009B3AF4"/>
    <w:rsid w:val="009C0964"/>
    <w:rsid w:val="009E3968"/>
    <w:rsid w:val="009E7C24"/>
    <w:rsid w:val="00A11F82"/>
    <w:rsid w:val="00A2615E"/>
    <w:rsid w:val="00A44193"/>
    <w:rsid w:val="00A446A1"/>
    <w:rsid w:val="00A5216A"/>
    <w:rsid w:val="00A75766"/>
    <w:rsid w:val="00A82712"/>
    <w:rsid w:val="00AD5324"/>
    <w:rsid w:val="00AE74E3"/>
    <w:rsid w:val="00B267E0"/>
    <w:rsid w:val="00B36A32"/>
    <w:rsid w:val="00B42D98"/>
    <w:rsid w:val="00B47FC3"/>
    <w:rsid w:val="00B66982"/>
    <w:rsid w:val="00B76B80"/>
    <w:rsid w:val="00B915F6"/>
    <w:rsid w:val="00B9386E"/>
    <w:rsid w:val="00BB4FEA"/>
    <w:rsid w:val="00BC32CB"/>
    <w:rsid w:val="00BD105F"/>
    <w:rsid w:val="00BD13A2"/>
    <w:rsid w:val="00BD1F88"/>
    <w:rsid w:val="00C007D3"/>
    <w:rsid w:val="00C0502B"/>
    <w:rsid w:val="00C050EE"/>
    <w:rsid w:val="00C218CA"/>
    <w:rsid w:val="00C27916"/>
    <w:rsid w:val="00C4499F"/>
    <w:rsid w:val="00C66974"/>
    <w:rsid w:val="00C82564"/>
    <w:rsid w:val="00C93CD6"/>
    <w:rsid w:val="00CC3143"/>
    <w:rsid w:val="00CC7B05"/>
    <w:rsid w:val="00CD17AB"/>
    <w:rsid w:val="00CD4A95"/>
    <w:rsid w:val="00CE6B43"/>
    <w:rsid w:val="00D03027"/>
    <w:rsid w:val="00D24331"/>
    <w:rsid w:val="00D266D1"/>
    <w:rsid w:val="00D275CE"/>
    <w:rsid w:val="00D46452"/>
    <w:rsid w:val="00D46C31"/>
    <w:rsid w:val="00D626C0"/>
    <w:rsid w:val="00D65E24"/>
    <w:rsid w:val="00DA19F1"/>
    <w:rsid w:val="00DB534F"/>
    <w:rsid w:val="00DD03A0"/>
    <w:rsid w:val="00DE16C8"/>
    <w:rsid w:val="00DE514B"/>
    <w:rsid w:val="00E16D35"/>
    <w:rsid w:val="00E2773A"/>
    <w:rsid w:val="00E30779"/>
    <w:rsid w:val="00E4706F"/>
    <w:rsid w:val="00E527A4"/>
    <w:rsid w:val="00EA12A8"/>
    <w:rsid w:val="00EB3E71"/>
    <w:rsid w:val="00EE2A91"/>
    <w:rsid w:val="00EE67C0"/>
    <w:rsid w:val="00EE715B"/>
    <w:rsid w:val="00EF7E71"/>
    <w:rsid w:val="00EF7F28"/>
    <w:rsid w:val="00F0101B"/>
    <w:rsid w:val="00F16DD2"/>
    <w:rsid w:val="00F20828"/>
    <w:rsid w:val="00F30D72"/>
    <w:rsid w:val="00F3701F"/>
    <w:rsid w:val="00F566A2"/>
    <w:rsid w:val="00F657BF"/>
    <w:rsid w:val="00F8641E"/>
    <w:rsid w:val="00F87B26"/>
    <w:rsid w:val="00F910E7"/>
    <w:rsid w:val="00F9254F"/>
    <w:rsid w:val="00FB03E3"/>
    <w:rsid w:val="00FC709A"/>
    <w:rsid w:val="00FD4573"/>
    <w:rsid w:val="00FD53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F6ACAB"/>
  <w15:chartTrackingRefBased/>
  <w15:docId w15:val="{231F770E-078B-4389-BAF5-D53FD43245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A75766"/>
    <w:pPr>
      <w:keepNext/>
      <w:keepLines/>
      <w:spacing w:before="340" w:after="330" w:line="578" w:lineRule="auto"/>
      <w:outlineLvl w:val="0"/>
    </w:pPr>
    <w:rPr>
      <w:rFonts w:ascii="Times New Roman" w:hAnsi="Times New Roman"/>
      <w:b/>
      <w:bCs/>
      <w:kern w:val="44"/>
      <w:sz w:val="32"/>
      <w:szCs w:val="44"/>
    </w:rPr>
  </w:style>
  <w:style w:type="paragraph" w:styleId="2">
    <w:name w:val="heading 2"/>
    <w:basedOn w:val="a"/>
    <w:next w:val="a"/>
    <w:link w:val="20"/>
    <w:uiPriority w:val="9"/>
    <w:unhideWhenUsed/>
    <w:qFormat/>
    <w:rsid w:val="00A75766"/>
    <w:pPr>
      <w:keepNext/>
      <w:keepLines/>
      <w:spacing w:before="260" w:after="260" w:line="416" w:lineRule="auto"/>
      <w:outlineLvl w:val="1"/>
    </w:pPr>
    <w:rPr>
      <w:rFonts w:ascii="Times New Roman" w:eastAsiaTheme="majorEastAsia" w:hAnsi="Times New Roman" w:cstheme="majorBidi"/>
      <w:b/>
      <w:bCs/>
      <w:sz w:val="28"/>
      <w:szCs w:val="32"/>
    </w:rPr>
  </w:style>
  <w:style w:type="paragraph" w:styleId="3">
    <w:name w:val="heading 3"/>
    <w:basedOn w:val="a"/>
    <w:next w:val="a"/>
    <w:link w:val="30"/>
    <w:uiPriority w:val="9"/>
    <w:unhideWhenUsed/>
    <w:qFormat/>
    <w:rsid w:val="00A75766"/>
    <w:pPr>
      <w:keepNext/>
      <w:keepLines/>
      <w:spacing w:before="260" w:after="260" w:line="416" w:lineRule="auto"/>
      <w:outlineLvl w:val="2"/>
    </w:pPr>
    <w:rPr>
      <w:rFonts w:ascii="Times New Roman" w:hAnsi="Times New Roman"/>
      <w:b/>
      <w:bCs/>
      <w:sz w:val="24"/>
      <w:szCs w:val="32"/>
    </w:rPr>
  </w:style>
  <w:style w:type="paragraph" w:styleId="4">
    <w:name w:val="heading 4"/>
    <w:basedOn w:val="a"/>
    <w:next w:val="a"/>
    <w:link w:val="40"/>
    <w:uiPriority w:val="9"/>
    <w:unhideWhenUsed/>
    <w:qFormat/>
    <w:rsid w:val="00A75766"/>
    <w:pPr>
      <w:keepNext/>
      <w:keepLines/>
      <w:spacing w:before="40"/>
      <w:outlineLvl w:val="3"/>
    </w:pPr>
    <w:rPr>
      <w:rFonts w:ascii="Times New Roman" w:eastAsia="Times New Roman" w:hAnsi="Times New Roman" w:cs="Times New Roman"/>
      <w:b/>
      <w:iCs/>
      <w:sz w:val="22"/>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qFormat/>
    <w:rsid w:val="00EB3E71"/>
    <w:pPr>
      <w:tabs>
        <w:tab w:val="center" w:pos="4153"/>
        <w:tab w:val="right" w:pos="8306"/>
      </w:tabs>
      <w:snapToGrid w:val="0"/>
      <w:jc w:val="center"/>
    </w:pPr>
    <w:rPr>
      <w:sz w:val="18"/>
      <w:szCs w:val="18"/>
    </w:rPr>
  </w:style>
  <w:style w:type="character" w:customStyle="1" w:styleId="a4">
    <w:name w:val="页眉 字符"/>
    <w:basedOn w:val="a0"/>
    <w:link w:val="a3"/>
    <w:uiPriority w:val="99"/>
    <w:qFormat/>
    <w:rsid w:val="00EB3E71"/>
    <w:rPr>
      <w:sz w:val="18"/>
      <w:szCs w:val="18"/>
    </w:rPr>
  </w:style>
  <w:style w:type="paragraph" w:styleId="a5">
    <w:name w:val="footer"/>
    <w:basedOn w:val="a"/>
    <w:link w:val="a6"/>
    <w:uiPriority w:val="99"/>
    <w:unhideWhenUsed/>
    <w:rsid w:val="00EB3E71"/>
    <w:pPr>
      <w:tabs>
        <w:tab w:val="center" w:pos="4153"/>
        <w:tab w:val="right" w:pos="8306"/>
      </w:tabs>
      <w:snapToGrid w:val="0"/>
      <w:jc w:val="left"/>
    </w:pPr>
    <w:rPr>
      <w:sz w:val="18"/>
      <w:szCs w:val="18"/>
    </w:rPr>
  </w:style>
  <w:style w:type="character" w:customStyle="1" w:styleId="a6">
    <w:name w:val="页脚 字符"/>
    <w:basedOn w:val="a0"/>
    <w:link w:val="a5"/>
    <w:uiPriority w:val="99"/>
    <w:rsid w:val="00EB3E71"/>
    <w:rPr>
      <w:sz w:val="18"/>
      <w:szCs w:val="18"/>
    </w:rPr>
  </w:style>
  <w:style w:type="paragraph" w:styleId="a7">
    <w:name w:val="Body Text"/>
    <w:basedOn w:val="a"/>
    <w:link w:val="a8"/>
    <w:uiPriority w:val="1"/>
    <w:qFormat/>
    <w:rsid w:val="00AD5324"/>
    <w:pPr>
      <w:autoSpaceDE w:val="0"/>
      <w:autoSpaceDN w:val="0"/>
      <w:ind w:left="101"/>
      <w:jc w:val="left"/>
    </w:pPr>
    <w:rPr>
      <w:rFonts w:ascii="Arial" w:eastAsia="Arial" w:hAnsi="Arial" w:cs="Arial"/>
      <w:kern w:val="0"/>
      <w:sz w:val="22"/>
      <w:lang w:eastAsia="en-US"/>
    </w:rPr>
  </w:style>
  <w:style w:type="character" w:customStyle="1" w:styleId="a8">
    <w:name w:val="正文文本 字符"/>
    <w:basedOn w:val="a0"/>
    <w:link w:val="a7"/>
    <w:uiPriority w:val="1"/>
    <w:rsid w:val="00AD5324"/>
    <w:rPr>
      <w:rFonts w:ascii="Arial" w:eastAsia="Arial" w:hAnsi="Arial" w:cs="Arial"/>
      <w:kern w:val="0"/>
      <w:sz w:val="22"/>
      <w:lang w:eastAsia="en-US"/>
    </w:rPr>
  </w:style>
  <w:style w:type="character" w:styleId="a9">
    <w:name w:val="Hyperlink"/>
    <w:basedOn w:val="a0"/>
    <w:uiPriority w:val="99"/>
    <w:unhideWhenUsed/>
    <w:qFormat/>
    <w:rsid w:val="00AD5324"/>
    <w:rPr>
      <w:color w:val="467886" w:themeColor="hyperlink"/>
      <w:u w:val="single"/>
    </w:rPr>
  </w:style>
  <w:style w:type="table" w:styleId="aa">
    <w:name w:val="Table Grid"/>
    <w:basedOn w:val="a1"/>
    <w:uiPriority w:val="39"/>
    <w:qFormat/>
    <w:rsid w:val="00AD5324"/>
    <w:rPr>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标题 1 字符"/>
    <w:basedOn w:val="a0"/>
    <w:link w:val="1"/>
    <w:uiPriority w:val="9"/>
    <w:qFormat/>
    <w:rsid w:val="00A75766"/>
    <w:rPr>
      <w:rFonts w:ascii="Times New Roman" w:hAnsi="Times New Roman"/>
      <w:b/>
      <w:bCs/>
      <w:kern w:val="44"/>
      <w:sz w:val="32"/>
      <w:szCs w:val="44"/>
    </w:rPr>
  </w:style>
  <w:style w:type="character" w:customStyle="1" w:styleId="20">
    <w:name w:val="标题 2 字符"/>
    <w:basedOn w:val="a0"/>
    <w:link w:val="2"/>
    <w:uiPriority w:val="9"/>
    <w:qFormat/>
    <w:rsid w:val="00A75766"/>
    <w:rPr>
      <w:rFonts w:ascii="Times New Roman" w:eastAsiaTheme="majorEastAsia" w:hAnsi="Times New Roman" w:cstheme="majorBidi"/>
      <w:b/>
      <w:bCs/>
      <w:sz w:val="28"/>
      <w:szCs w:val="32"/>
    </w:rPr>
  </w:style>
  <w:style w:type="character" w:customStyle="1" w:styleId="30">
    <w:name w:val="标题 3 字符"/>
    <w:basedOn w:val="a0"/>
    <w:link w:val="3"/>
    <w:uiPriority w:val="9"/>
    <w:qFormat/>
    <w:rsid w:val="00A75766"/>
    <w:rPr>
      <w:rFonts w:ascii="Times New Roman" w:hAnsi="Times New Roman"/>
      <w:b/>
      <w:bCs/>
      <w:sz w:val="24"/>
      <w:szCs w:val="32"/>
    </w:rPr>
  </w:style>
  <w:style w:type="paragraph" w:styleId="ab">
    <w:name w:val="Subtitle"/>
    <w:basedOn w:val="a"/>
    <w:next w:val="a"/>
    <w:link w:val="ac"/>
    <w:uiPriority w:val="11"/>
    <w:qFormat/>
    <w:rsid w:val="00DA19F1"/>
    <w:pPr>
      <w:widowControl/>
      <w:spacing w:after="160" w:line="259" w:lineRule="auto"/>
      <w:jc w:val="left"/>
    </w:pPr>
    <w:rPr>
      <w:rFonts w:eastAsiaTheme="majorEastAsia" w:cstheme="majorBidi"/>
      <w:color w:val="595959" w:themeColor="text1" w:themeTint="A6"/>
      <w:spacing w:val="15"/>
      <w:kern w:val="0"/>
      <w:sz w:val="28"/>
      <w:szCs w:val="28"/>
    </w:rPr>
  </w:style>
  <w:style w:type="character" w:customStyle="1" w:styleId="ac">
    <w:name w:val="副标题 字符"/>
    <w:basedOn w:val="a0"/>
    <w:link w:val="ab"/>
    <w:uiPriority w:val="11"/>
    <w:qFormat/>
    <w:rsid w:val="00DA19F1"/>
    <w:rPr>
      <w:rFonts w:eastAsiaTheme="majorEastAsia" w:cstheme="majorBidi"/>
      <w:color w:val="595959" w:themeColor="text1" w:themeTint="A6"/>
      <w:spacing w:val="15"/>
      <w:kern w:val="0"/>
      <w:sz w:val="28"/>
      <w:szCs w:val="28"/>
    </w:rPr>
  </w:style>
  <w:style w:type="paragraph" w:styleId="ad">
    <w:name w:val="List Paragraph"/>
    <w:basedOn w:val="a"/>
    <w:uiPriority w:val="34"/>
    <w:qFormat/>
    <w:rsid w:val="0064628F"/>
    <w:pPr>
      <w:ind w:left="720"/>
      <w:contextualSpacing/>
    </w:pPr>
  </w:style>
  <w:style w:type="character" w:styleId="ae">
    <w:name w:val="Placeholder Text"/>
    <w:basedOn w:val="a0"/>
    <w:uiPriority w:val="99"/>
    <w:semiHidden/>
    <w:rsid w:val="000203A1"/>
    <w:rPr>
      <w:color w:val="666666"/>
    </w:rPr>
  </w:style>
  <w:style w:type="character" w:styleId="af">
    <w:name w:val="Unresolved Mention"/>
    <w:basedOn w:val="a0"/>
    <w:uiPriority w:val="99"/>
    <w:semiHidden/>
    <w:unhideWhenUsed/>
    <w:rsid w:val="007711FE"/>
    <w:rPr>
      <w:color w:val="605E5C"/>
      <w:shd w:val="clear" w:color="auto" w:fill="E1DFDD"/>
    </w:rPr>
  </w:style>
  <w:style w:type="character" w:styleId="af0">
    <w:name w:val="FollowedHyperlink"/>
    <w:basedOn w:val="a0"/>
    <w:uiPriority w:val="99"/>
    <w:semiHidden/>
    <w:unhideWhenUsed/>
    <w:rsid w:val="007711FE"/>
    <w:rPr>
      <w:color w:val="96607D" w:themeColor="followedHyperlink"/>
      <w:u w:val="single"/>
    </w:rPr>
  </w:style>
  <w:style w:type="paragraph" w:styleId="af1">
    <w:name w:val="No Spacing"/>
    <w:uiPriority w:val="1"/>
    <w:qFormat/>
    <w:rsid w:val="00F87B26"/>
    <w:pPr>
      <w:widowControl w:val="0"/>
      <w:jc w:val="both"/>
    </w:pPr>
  </w:style>
  <w:style w:type="character" w:customStyle="1" w:styleId="40">
    <w:name w:val="标题 4 字符"/>
    <w:basedOn w:val="a0"/>
    <w:link w:val="4"/>
    <w:uiPriority w:val="9"/>
    <w:rsid w:val="00A75766"/>
    <w:rPr>
      <w:rFonts w:ascii="Times New Roman" w:eastAsia="Times New Roman" w:hAnsi="Times New Roman" w:cs="Times New Roman"/>
      <w:b/>
      <w:iCs/>
      <w:sz w:val="22"/>
    </w:rPr>
  </w:style>
  <w:style w:type="character" w:styleId="af2">
    <w:name w:val="annotation reference"/>
    <w:basedOn w:val="a0"/>
    <w:uiPriority w:val="99"/>
    <w:semiHidden/>
    <w:unhideWhenUsed/>
    <w:rsid w:val="00DD03A0"/>
    <w:rPr>
      <w:sz w:val="21"/>
      <w:szCs w:val="21"/>
    </w:rPr>
  </w:style>
  <w:style w:type="paragraph" w:styleId="af3">
    <w:name w:val="annotation text"/>
    <w:basedOn w:val="a"/>
    <w:link w:val="af4"/>
    <w:uiPriority w:val="99"/>
    <w:unhideWhenUsed/>
    <w:rsid w:val="00DD03A0"/>
    <w:pPr>
      <w:jc w:val="left"/>
    </w:pPr>
  </w:style>
  <w:style w:type="character" w:customStyle="1" w:styleId="af4">
    <w:name w:val="批注文字 字符"/>
    <w:basedOn w:val="a0"/>
    <w:link w:val="af3"/>
    <w:uiPriority w:val="99"/>
    <w:rsid w:val="00DD03A0"/>
  </w:style>
  <w:style w:type="paragraph" w:styleId="af5">
    <w:name w:val="annotation subject"/>
    <w:basedOn w:val="af3"/>
    <w:next w:val="af3"/>
    <w:link w:val="af6"/>
    <w:uiPriority w:val="99"/>
    <w:semiHidden/>
    <w:unhideWhenUsed/>
    <w:rsid w:val="00DD03A0"/>
    <w:rPr>
      <w:b/>
      <w:bCs/>
    </w:rPr>
  </w:style>
  <w:style w:type="character" w:customStyle="1" w:styleId="af6">
    <w:name w:val="批注主题 字符"/>
    <w:basedOn w:val="af4"/>
    <w:link w:val="af5"/>
    <w:uiPriority w:val="99"/>
    <w:semiHidden/>
    <w:rsid w:val="00DD03A0"/>
    <w:rPr>
      <w:b/>
      <w:bCs/>
    </w:rPr>
  </w:style>
  <w:style w:type="paragraph" w:styleId="af7">
    <w:name w:val="Revision"/>
    <w:hidden/>
    <w:uiPriority w:val="99"/>
    <w:semiHidden/>
    <w:rsid w:val="00BD105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0330510">
      <w:bodyDiv w:val="1"/>
      <w:marLeft w:val="0"/>
      <w:marRight w:val="0"/>
      <w:marTop w:val="0"/>
      <w:marBottom w:val="0"/>
      <w:divBdr>
        <w:top w:val="none" w:sz="0" w:space="0" w:color="auto"/>
        <w:left w:val="none" w:sz="0" w:space="0" w:color="auto"/>
        <w:bottom w:val="none" w:sz="0" w:space="0" w:color="auto"/>
        <w:right w:val="none" w:sz="0" w:space="0" w:color="auto"/>
      </w:divBdr>
    </w:div>
    <w:div w:id="19553567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8" Type="http://schemas.openxmlformats.org/officeDocument/2006/relationships/image" Target="media/image9.png"/><Relationship Id="rId13" Type="http://schemas.openxmlformats.org/officeDocument/2006/relationships/image" Target="media/image14.png"/><Relationship Id="rId3" Type="http://schemas.openxmlformats.org/officeDocument/2006/relationships/image" Target="media/image3.png"/><Relationship Id="rId7" Type="http://schemas.openxmlformats.org/officeDocument/2006/relationships/image" Target="media/image7.png"/><Relationship Id="rId12" Type="http://schemas.openxmlformats.org/officeDocument/2006/relationships/image" Target="media/image13.png"/><Relationship Id="rId17" Type="http://schemas.openxmlformats.org/officeDocument/2006/relationships/image" Target="media/image21.png"/><Relationship Id="rId2" Type="http://schemas.openxmlformats.org/officeDocument/2006/relationships/image" Target="media/image2.png"/><Relationship Id="rId16" Type="http://schemas.openxmlformats.org/officeDocument/2006/relationships/image" Target="media/image20.png"/><Relationship Id="rId1" Type="http://schemas.openxmlformats.org/officeDocument/2006/relationships/image" Target="media/image1.png"/><Relationship Id="rId6" Type="http://schemas.openxmlformats.org/officeDocument/2006/relationships/image" Target="media/image6.png"/><Relationship Id="rId11" Type="http://schemas.openxmlformats.org/officeDocument/2006/relationships/image" Target="media/image12.png"/><Relationship Id="rId5" Type="http://schemas.openxmlformats.org/officeDocument/2006/relationships/image" Target="media/image5.png"/><Relationship Id="rId15" Type="http://schemas.openxmlformats.org/officeDocument/2006/relationships/image" Target="media/image16.png"/><Relationship Id="rId10" Type="http://schemas.openxmlformats.org/officeDocument/2006/relationships/image" Target="media/image11.png"/><Relationship Id="rId4" Type="http://schemas.openxmlformats.org/officeDocument/2006/relationships/image" Target="media/image4.png"/><Relationship Id="rId9" Type="http://schemas.openxmlformats.org/officeDocument/2006/relationships/image" Target="media/image10.png"/><Relationship Id="rId14" Type="http://schemas.openxmlformats.org/officeDocument/2006/relationships/image" Target="media/image15.png"/></Relationship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hyperlink" Target="https://physionet.org/content/mimiciii/" TargetMode="External"/><Relationship Id="rId26" Type="http://schemas.openxmlformats.org/officeDocument/2006/relationships/hyperlink" Target="https://doi.org/10.1177/1179573519840652" TargetMode="External"/><Relationship Id="rId39" Type="http://schemas.openxmlformats.org/officeDocument/2006/relationships/hyperlink" Target="https://ojs.aaai.org/index.php/AAAI/article/view/10295" TargetMode="External"/><Relationship Id="rId21" Type="http://schemas.openxmlformats.org/officeDocument/2006/relationships/hyperlink" Target="https://doi.org/10.1164/rccm.201504-0781OC" TargetMode="External"/><Relationship Id="rId34" Type="http://schemas.openxmlformats.org/officeDocument/2006/relationships/hyperlink" Target="https://doi.org/10.48550/arXiv.2005.01643" TargetMode="External"/><Relationship Id="rId42" Type="http://schemas.openxmlformats.org/officeDocument/2006/relationships/hyperlink" Target="https://doi.org/10.1080/21688370.2020.1840912" TargetMode="External"/><Relationship Id="rId47" Type="http://schemas.openxmlformats.org/officeDocument/2006/relationships/hyperlink" Target="https://doi.org/10.48550/arXiv.2110.06169" TargetMode="External"/><Relationship Id="rId50" Type="http://schemas.openxmlformats.org/officeDocument/2006/relationships/hyperlink" Target="https://doi.org/10.48550/arXiv.2407.19380" TargetMode="External"/><Relationship Id="rId55" Type="http://schemas.openxmlformats.org/officeDocument/2006/relationships/hyperlink" Target="https://doi.org/10.21037/qims-23-1300"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18.png"/><Relationship Id="rId29" Type="http://schemas.openxmlformats.org/officeDocument/2006/relationships/hyperlink" Target="https://doi.org/10.48550/arXiv.1711.09602" TargetMode="External"/><Relationship Id="rId11" Type="http://schemas.microsoft.com/office/2011/relationships/commentsExtended" Target="commentsExtended.xml"/><Relationship Id="rId24" Type="http://schemas.openxmlformats.org/officeDocument/2006/relationships/hyperlink" Target="https://doi.org/10.1056/NEJMoa010307" TargetMode="External"/><Relationship Id="rId32" Type="http://schemas.openxmlformats.org/officeDocument/2006/relationships/hyperlink" Target="https://doi.org/10.48550/arXiv.1712.09923" TargetMode="External"/><Relationship Id="rId37" Type="http://schemas.openxmlformats.org/officeDocument/2006/relationships/hyperlink" Target="https://doi.org/10.1001/jama.2016.0288" TargetMode="External"/><Relationship Id="rId40" Type="http://schemas.openxmlformats.org/officeDocument/2006/relationships/hyperlink" Target="https://doi.org/10.1109/CVPR.2016.90" TargetMode="External"/><Relationship Id="rId45" Type="http://schemas.openxmlformats.org/officeDocument/2006/relationships/hyperlink" Target="https://doi.org/10.1001/jama.2018.17163" TargetMode="External"/><Relationship Id="rId53" Type="http://schemas.openxmlformats.org/officeDocument/2006/relationships/hyperlink" Target="https://doi.org/10.3389/fmed.2024.1510792" TargetMode="External"/><Relationship Id="rId58" Type="http://schemas.openxmlformats.org/officeDocument/2006/relationships/fontTable" Target="fontTable.xml"/><Relationship Id="rId5" Type="http://schemas.openxmlformats.org/officeDocument/2006/relationships/webSettings" Target="webSettings.xml"/><Relationship Id="rId19" Type="http://schemas.openxmlformats.org/officeDocument/2006/relationships/hyperlink" Target="https://github.com/gefeilin/gym-sepsis" TargetMode="External"/><Relationship Id="rId4" Type="http://schemas.openxmlformats.org/officeDocument/2006/relationships/settings" Target="settings.xml"/><Relationship Id="rId9" Type="http://schemas.openxmlformats.org/officeDocument/2006/relationships/hyperlink" Target="https://github.com/gefeilin/gym-sepsis/tree/main/gym_sepsis/envs" TargetMode="External"/><Relationship Id="rId14" Type="http://schemas.openxmlformats.org/officeDocument/2006/relationships/image" Target="media/image8.png"/><Relationship Id="rId22" Type="http://schemas.openxmlformats.org/officeDocument/2006/relationships/hyperlink" Target="https://doi.org/10.1001/jama.2016.0287" TargetMode="External"/><Relationship Id="rId27" Type="http://schemas.openxmlformats.org/officeDocument/2006/relationships/hyperlink" Target="https://doi.org/10.1007/s11064-013-1140-1" TargetMode="External"/><Relationship Id="rId30" Type="http://schemas.openxmlformats.org/officeDocument/2006/relationships/hyperlink" Target="https://doi.org/10.1038/s41591-018-0213-5" TargetMode="External"/><Relationship Id="rId35" Type="http://schemas.openxmlformats.org/officeDocument/2006/relationships/hyperlink" Target="https://doi.org/10.1038/nature14236" TargetMode="External"/><Relationship Id="rId43" Type="http://schemas.openxmlformats.org/officeDocument/2006/relationships/hyperlink" Target="https://doi.org/10.1001/jama.2010.1553" TargetMode="External"/><Relationship Id="rId48" Type="http://schemas.openxmlformats.org/officeDocument/2006/relationships/hyperlink" Target="https://proceedings.neurips.cc/paper/2021/hash/7f489f642a0ddb10272b5c31057f0663-Abstract.html" TargetMode="External"/><Relationship Id="rId56" Type="http://schemas.openxmlformats.org/officeDocument/2006/relationships/header" Target="header1.xml"/><Relationship Id="rId8" Type="http://schemas.openxmlformats.org/officeDocument/2006/relationships/hyperlink" Target="mailto:zhiyu.cheng@email.gwu.edu" TargetMode="External"/><Relationship Id="rId51" Type="http://schemas.openxmlformats.org/officeDocument/2006/relationships/hyperlink" Target="https://proceedings.mlr.press/v206/zhang23i.html" TargetMode="External"/><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19.png"/><Relationship Id="rId25" Type="http://schemas.openxmlformats.org/officeDocument/2006/relationships/hyperlink" Target="https://doi.org/10.1056/NEJMoa1404380" TargetMode="External"/><Relationship Id="rId33" Type="http://schemas.openxmlformats.org/officeDocument/2006/relationships/hyperlink" Target="https://proceedings.mlr.press/v80/greydanus18a.html" TargetMode="External"/><Relationship Id="rId38" Type="http://schemas.openxmlformats.org/officeDocument/2006/relationships/hyperlink" Target="https://proceedings.mlr.press/v97/fujimoto19a.html" TargetMode="External"/><Relationship Id="rId46" Type="http://schemas.openxmlformats.org/officeDocument/2006/relationships/hyperlink" Target="https://papers.nips.cc/paper/2017/hash/8a20a8621978632d76c43dfd28b67767-Abstract.html" TargetMode="External"/><Relationship Id="rId59" Type="http://schemas.microsoft.com/office/2011/relationships/people" Target="people.xml"/><Relationship Id="rId20" Type="http://schemas.openxmlformats.org/officeDocument/2006/relationships/hyperlink" Target="https://github.com/tutucheng99/sepsis-rl-interpretability" TargetMode="External"/><Relationship Id="rId41" Type="http://schemas.openxmlformats.org/officeDocument/2006/relationships/hyperlink" Target="https://proceedings.mlr.press/v80/haarnoja18b/haarnoja18b.pdf" TargetMode="External"/><Relationship Id="rId54" Type="http://schemas.openxmlformats.org/officeDocument/2006/relationships/hyperlink" Target="https://doi.org/10.1038/s41746-024-01316-0"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17.png"/><Relationship Id="rId23" Type="http://schemas.openxmlformats.org/officeDocument/2006/relationships/hyperlink" Target="https://doi.org/10.1007/s00134-017-4683-6" TargetMode="External"/><Relationship Id="rId28" Type="http://schemas.openxmlformats.org/officeDocument/2006/relationships/hyperlink" Target="https://doi.org/10.1186/cc11901" TargetMode="External"/><Relationship Id="rId36" Type="http://schemas.openxmlformats.org/officeDocument/2006/relationships/hyperlink" Target="https://doi.org/10.1007/BF01709751" TargetMode="External"/><Relationship Id="rId49" Type="http://schemas.openxmlformats.org/officeDocument/2006/relationships/hyperlink" Target="https://doi.org/10.48550/arXiv.2410.07525" TargetMode="External"/><Relationship Id="rId57" Type="http://schemas.openxmlformats.org/officeDocument/2006/relationships/footer" Target="footer1.xml"/><Relationship Id="rId10" Type="http://schemas.openxmlformats.org/officeDocument/2006/relationships/comments" Target="comments.xml"/><Relationship Id="rId31" Type="http://schemas.openxmlformats.org/officeDocument/2006/relationships/hyperlink" Target="https://www.fda.gov/medical-devices/software-medical-device-samd/artificial-intelligence-and-machine-learning-aiml-enabled-medical-devices" TargetMode="External"/><Relationship Id="rId44" Type="http://schemas.openxmlformats.org/officeDocument/2006/relationships/hyperlink" Target="https://doi.org/10.1038/s41380-023-02172-2" TargetMode="External"/><Relationship Id="rId52" Type="http://schemas.openxmlformats.org/officeDocument/2006/relationships/hyperlink" Target="https://doi.org/10.1038/s41746-023-00755-5" TargetMode="External"/><Relationship Id="rId60"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C758ABCB-9CCC-4003-AC6C-9C57C9DD5EEA}">
  <we:reference id="wa104381909" version="3.20.0.0" store="en-US" storeType="OMEX"/>
  <we:alternateReferences>
    <we:reference id="wa104381909" version="3.20.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007604-985A-4D3F-98ED-0C123E69BE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2545</TotalTime>
  <Pages>34</Pages>
  <Words>15971</Words>
  <Characters>91041</Characters>
  <Application>Microsoft Office Word</Application>
  <DocSecurity>0</DocSecurity>
  <Lines>758</Lines>
  <Paragraphs>213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Editor</dc:creator>
  <cp:keywords/>
  <dc:description/>
  <cp:lastModifiedBy>Cheng, Zhiyu</cp:lastModifiedBy>
  <cp:revision>45</cp:revision>
  <cp:lastPrinted>2026-01-19T02:25:00Z</cp:lastPrinted>
  <dcterms:created xsi:type="dcterms:W3CDTF">2025-02-10T09:39:00Z</dcterms:created>
  <dcterms:modified xsi:type="dcterms:W3CDTF">2026-01-22T22:06:00Z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d8cad5c9293a1319d1dcfe3281e3b78309d6a784274a3922fa0f4f3956ae96ba</vt:lpwstr>
  </property>
</Properties>
</file>